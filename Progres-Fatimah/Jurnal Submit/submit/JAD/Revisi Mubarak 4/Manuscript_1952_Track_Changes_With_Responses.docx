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EBA39" w14:textId="77777777" w:rsidR="00552B94" w:rsidRDefault="00000000">
      <w:pPr>
        <w:spacing w:after="0" w:line="240" w:lineRule="auto"/>
        <w:jc w:val="center"/>
      </w:pPr>
      <w:r>
        <w:rPr>
          <w:rFonts w:ascii="Times New Roman" w:eastAsia="Times New Roman" w:hAnsi="Times New Roman" w:cs="Times New Roman"/>
          <w:b/>
          <w:bCs/>
          <w:sz w:val="24"/>
          <w:szCs w:val="24"/>
        </w:rPr>
        <w:t xml:space="preserve"> </w:t>
      </w:r>
      <w:r>
        <w:rPr>
          <w:rFonts w:ascii="Times New Roman" w:eastAsia="Arial" w:hAnsi="Times New Roman" w:cs="Times New Roman"/>
          <w:b/>
          <w:bCs/>
          <w:sz w:val="24"/>
          <w:szCs w:val="24"/>
        </w:rPr>
        <w:t xml:space="preserve">Laboratory Evaluation of a Non-Insecticide Multimodal Trap Using Carbon Dioxide, Lactic Acid, Ultraviolet-A Light, and Sound Frequency for </w:t>
      </w:r>
      <w:r>
        <w:rPr>
          <w:rFonts w:ascii="Times New Roman" w:eastAsia="Arial" w:hAnsi="Times New Roman" w:cs="Times New Roman"/>
          <w:b/>
          <w:bCs/>
          <w:i/>
          <w:iCs/>
          <w:sz w:val="24"/>
          <w:szCs w:val="24"/>
        </w:rPr>
        <w:t>Aedes aegypti</w:t>
      </w:r>
      <w:r>
        <w:rPr>
          <w:rFonts w:ascii="Times New Roman" w:eastAsia="Arial" w:hAnsi="Times New Roman" w:cs="Times New Roman"/>
          <w:b/>
          <w:bCs/>
          <w:sz w:val="24"/>
          <w:szCs w:val="24"/>
        </w:rPr>
        <w:t xml:space="preserve"> Control</w:t>
      </w:r>
    </w:p>
    <w:p w14:paraId="1C4AE397" w14:textId="77777777" w:rsidR="00552B94" w:rsidRDefault="00552B94">
      <w:pPr>
        <w:spacing w:after="0" w:line="240" w:lineRule="auto"/>
        <w:jc w:val="both"/>
        <w:rPr>
          <w:rFonts w:ascii="Times New Roman" w:eastAsia="Arial" w:hAnsi="Times New Roman" w:cs="Times New Roman"/>
          <w:b/>
          <w:bCs/>
          <w:sz w:val="24"/>
          <w:szCs w:val="24"/>
        </w:rPr>
      </w:pPr>
    </w:p>
    <w:p w14:paraId="0009EB41" w14:textId="77777777" w:rsidR="00552B94"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kern w:val="2"/>
        </w:rPr>
        <w:t xml:space="preserve">Mubarak </w:t>
      </w:r>
      <w:r>
        <w:rPr>
          <w:rFonts w:ascii="Times New Roman" w:hAnsi="Times New Roman" w:cs="Times New Roman"/>
          <w:b/>
          <w:bCs/>
          <w:sz w:val="24"/>
          <w:szCs w:val="24"/>
        </w:rPr>
        <w:t>Mubarak</w:t>
      </w:r>
      <w:r>
        <w:rPr>
          <w:rFonts w:ascii="Times New Roman" w:hAnsi="Times New Roman" w:cs="Times New Roman"/>
          <w:b/>
          <w:bCs/>
          <w:sz w:val="24"/>
          <w:szCs w:val="24"/>
          <w:vertAlign w:val="superscript"/>
        </w:rPr>
        <w:t>1</w:t>
      </w:r>
      <w:r>
        <w:rPr>
          <w:rFonts w:ascii="Times New Roman" w:hAnsi="Times New Roman" w:cs="Times New Roman"/>
          <w:b/>
          <w:bCs/>
          <w:sz w:val="24"/>
          <w:szCs w:val="24"/>
        </w:rPr>
        <w:t>, Tri Baskoro Tunggul Satoto</w:t>
      </w:r>
      <w:r>
        <w:rPr>
          <w:rFonts w:ascii="Times New Roman" w:hAnsi="Times New Roman" w:cs="Times New Roman"/>
          <w:b/>
          <w:bCs/>
          <w:sz w:val="24"/>
          <w:szCs w:val="24"/>
          <w:vertAlign w:val="superscript"/>
        </w:rPr>
        <w:t>2</w:t>
      </w:r>
    </w:p>
    <w:p w14:paraId="1792D676" w14:textId="77777777" w:rsidR="00552B94" w:rsidRDefault="00552B94">
      <w:pPr>
        <w:spacing w:after="0" w:line="240" w:lineRule="auto"/>
        <w:jc w:val="center"/>
        <w:rPr>
          <w:rFonts w:ascii="Times New Roman" w:hAnsi="Times New Roman" w:cs="Times New Roman"/>
          <w:b/>
          <w:bCs/>
          <w:sz w:val="24"/>
          <w:szCs w:val="24"/>
          <w:lang w:val="en"/>
        </w:rPr>
      </w:pPr>
    </w:p>
    <w:p w14:paraId="773A2908" w14:textId="77777777" w:rsidR="00552B94" w:rsidRDefault="00000000">
      <w:pPr>
        <w:spacing w:after="0" w:line="240" w:lineRule="auto"/>
        <w:jc w:val="center"/>
      </w:pPr>
      <w:r>
        <w:rPr>
          <w:rFonts w:ascii="Times New Roman" w:eastAsia="SimSun;宋体" w:hAnsi="Times New Roman" w:cs="Times New Roman"/>
          <w:bCs/>
          <w:sz w:val="24"/>
          <w:szCs w:val="20"/>
          <w:vertAlign w:val="superscript"/>
        </w:rPr>
        <w:t>1</w:t>
      </w:r>
      <w:r>
        <w:rPr>
          <w:rFonts w:ascii="Times New Roman" w:eastAsia="SimSun;宋体" w:hAnsi="Times New Roman" w:cs="Times New Roman"/>
          <w:bCs/>
          <w:sz w:val="24"/>
          <w:szCs w:val="20"/>
        </w:rPr>
        <w:t>Faculty of Medicine, Universitas Halu Oleo, Kendari, Indonesia</w:t>
      </w:r>
    </w:p>
    <w:p w14:paraId="0D45204C" w14:textId="77777777" w:rsidR="00552B94" w:rsidRDefault="00000000">
      <w:pPr>
        <w:spacing w:after="0" w:line="240" w:lineRule="auto"/>
        <w:jc w:val="center"/>
      </w:pPr>
      <w:r>
        <w:rPr>
          <w:rFonts w:ascii="Times New Roman" w:eastAsia="SimSun;宋体" w:hAnsi="Times New Roman" w:cs="Times New Roman"/>
          <w:bCs/>
          <w:sz w:val="24"/>
          <w:szCs w:val="20"/>
          <w:vertAlign w:val="superscript"/>
        </w:rPr>
        <w:t>2</w:t>
      </w:r>
      <w:r>
        <w:rPr>
          <w:rFonts w:ascii="Times New Roman" w:eastAsia="SimSun;宋体" w:hAnsi="Times New Roman" w:cs="Times New Roman"/>
          <w:bCs/>
          <w:sz w:val="24"/>
          <w:szCs w:val="20"/>
        </w:rPr>
        <w:t>Department of Parasitology, Faculty of Medicine, Public Health and Nursing, Universitas Gadjah Mada, Yogyakarta, Indonesia</w:t>
      </w:r>
    </w:p>
    <w:p w14:paraId="2FF4C5C6" w14:textId="77777777" w:rsidR="00552B94" w:rsidRDefault="00552B94">
      <w:pPr>
        <w:spacing w:after="0" w:line="240" w:lineRule="auto"/>
        <w:rPr>
          <w:rFonts w:ascii="Times New Roman" w:eastAsia="SimSun;宋体" w:hAnsi="Times New Roman" w:cs="Times New Roman"/>
          <w:bCs/>
          <w:kern w:val="2"/>
          <w:sz w:val="24"/>
          <w:szCs w:val="20"/>
        </w:rPr>
      </w:pPr>
    </w:p>
    <w:p w14:paraId="5C53FF51" w14:textId="77777777" w:rsidR="00552B94" w:rsidRDefault="00000000">
      <w:pPr>
        <w:spacing w:after="0" w:line="240" w:lineRule="auto"/>
        <w:jc w:val="center"/>
        <w:rPr>
          <w:rFonts w:ascii="Times New Roman" w:hAnsi="Times New Roman" w:cs="Times New Roman"/>
          <w:b/>
          <w:bCs/>
        </w:rPr>
      </w:pPr>
      <w:r>
        <w:rPr>
          <w:rFonts w:ascii="Times New Roman" w:hAnsi="Times New Roman" w:cs="Times New Roman"/>
          <w:kern w:val="2"/>
        </w:rPr>
        <w:t>*</w:t>
      </w:r>
      <w:r>
        <w:rPr>
          <w:rFonts w:ascii="Times New Roman" w:hAnsi="Times New Roman" w:cs="Times New Roman"/>
          <w:b/>
          <w:bCs/>
          <w:kern w:val="2"/>
        </w:rPr>
        <w:t>Corresponding author:</w:t>
      </w:r>
      <w:r>
        <w:rPr>
          <w:rFonts w:ascii="Times New Roman" w:hAnsi="Times New Roman" w:cs="Times New Roman"/>
          <w:kern w:val="2"/>
        </w:rPr>
        <w:t xml:space="preserve"> Dr Mubarak Mubarak, E-mail: </w:t>
      </w:r>
      <w:hyperlink r:id="rId7">
        <w:r>
          <w:rPr>
            <w:rStyle w:val="Hyperlink"/>
            <w:rFonts w:ascii="Times New Roman" w:hAnsi="Times New Roman" w:cs="Times New Roman"/>
            <w:bCs/>
            <w:sz w:val="24"/>
            <w:szCs w:val="20"/>
          </w:rPr>
          <w:t>mubarak@uho.ac.id</w:t>
        </w:r>
      </w:hyperlink>
      <w:r>
        <w:rPr>
          <w:rFonts w:ascii="Times New Roman" w:hAnsi="Times New Roman" w:cs="Times New Roman"/>
          <w:bCs/>
          <w:sz w:val="24"/>
          <w:szCs w:val="20"/>
        </w:rPr>
        <w:t xml:space="preserve"> </w:t>
      </w:r>
    </w:p>
    <w:p w14:paraId="1D769DB8" w14:textId="77777777" w:rsidR="00552B94" w:rsidRDefault="00552B94">
      <w:pPr>
        <w:spacing w:after="0" w:line="240" w:lineRule="auto"/>
        <w:jc w:val="both"/>
        <w:rPr>
          <w:rFonts w:ascii="Times New Roman" w:eastAsia="Arial" w:hAnsi="Times New Roman" w:cs="Times New Roman"/>
          <w:b/>
          <w:bCs/>
          <w:color w:val="000000"/>
          <w:sz w:val="24"/>
          <w:szCs w:val="24"/>
        </w:rPr>
      </w:pPr>
    </w:p>
    <w:p w14:paraId="6A8D66C5" w14:textId="77777777" w:rsidR="00552B94" w:rsidRDefault="00000000">
      <w:pPr>
        <w:spacing w:after="0" w:line="240" w:lineRule="auto"/>
        <w:jc w:val="both"/>
        <w:rPr>
          <w:rFonts w:ascii="Times New Roman" w:eastAsia="Arial" w:hAnsi="Times New Roman" w:cs="Times New Roman"/>
          <w:color w:val="000000"/>
          <w:sz w:val="24"/>
          <w:szCs w:val="24"/>
        </w:rPr>
      </w:pPr>
      <w:commentRangeStart w:id="0"/>
      <w:commentRangeStart w:id="1"/>
      <w:r>
        <w:rPr>
          <w:rFonts w:ascii="Times New Roman" w:eastAsia="Arial" w:hAnsi="Times New Roman" w:cs="Times New Roman"/>
          <w:b/>
          <w:bCs/>
          <w:color w:val="000000"/>
          <w:sz w:val="24"/>
          <w:szCs w:val="24"/>
        </w:rPr>
        <w:t>Abstract</w:t>
      </w:r>
      <w:commentRangeEnd w:id="0"/>
      <w:r>
        <w:rPr>
          <w:rStyle w:val="CommentReference"/>
          <w:rFonts w:ascii="Times New Roman" w:eastAsia="Arial" w:hAnsi="Times New Roman" w:cs="Times New Roman"/>
          <w:color w:val="000000"/>
          <w:sz w:val="24"/>
          <w:szCs w:val="24"/>
        </w:rPr>
        <w:commentReference w:id="0"/>
      </w:r>
      <w:commentRangeEnd w:id="1"/>
      <w:r w:rsidR="000557DA">
        <w:rPr>
          <w:rStyle w:val="CommentReference"/>
          <w:rFonts w:ascii="Times New Roman" w:eastAsia="Arial" w:hAnsi="Times New Roman" w:cs="Times New Roman"/>
          <w:color w:val="000000"/>
          <w:sz w:val="24"/>
          <w:szCs w:val="24"/>
        </w:rPr>
        <w:commentReference w:id="1"/>
      </w:r>
    </w:p>
    <w:p w14:paraId="4DAC85FB"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Background: </w:t>
      </w:r>
      <w:r>
        <w:rPr>
          <w:rFonts w:ascii="Times New Roman" w:eastAsia="Times New Roman" w:hAnsi="Times New Roman" w:cs="Times New Roman"/>
          <w:sz w:val="24"/>
          <w:szCs w:val="24"/>
        </w:rPr>
        <w:t xml:space="preserve">Dengue remains an important public health problem in tropical and subtropical settings. </w:t>
      </w:r>
      <w:r>
        <w:rPr>
          <w:rFonts w:ascii="Times New Roman" w:eastAsia="Times New Roman" w:hAnsi="Times New Roman" w:cs="Times New Roman"/>
          <w:i/>
          <w:iCs/>
          <w:sz w:val="24"/>
          <w:szCs w:val="24"/>
        </w:rPr>
        <w:t>Aedes aegypti</w:t>
      </w:r>
      <w:r>
        <w:rPr>
          <w:rFonts w:ascii="Times New Roman" w:eastAsia="Times New Roman" w:hAnsi="Times New Roman" w:cs="Times New Roman"/>
          <w:sz w:val="24"/>
          <w:szCs w:val="24"/>
        </w:rPr>
        <w:t xml:space="preserve"> is a principal dengue vector and is highly adapted to domestic environments. Because repeated chemical-based control may contribute to insecticide resistance and environmental exposure, practical non-insecticide tools are needed. This study evaluated a non-insecticide multimodal trap integrating carbon dioxide, lactic acid, ultraviolet-A light, and sound frequency for </w:t>
      </w:r>
      <w:r>
        <w:rPr>
          <w:rFonts w:ascii="Times New Roman" w:eastAsia="Times New Roman" w:hAnsi="Times New Roman" w:cs="Times New Roman"/>
          <w:i/>
          <w:iCs/>
          <w:sz w:val="24"/>
          <w:szCs w:val="24"/>
        </w:rPr>
        <w:t>Ae. aegypti</w:t>
      </w:r>
      <w:r>
        <w:rPr>
          <w:rFonts w:ascii="Times New Roman" w:eastAsia="Times New Roman" w:hAnsi="Times New Roman" w:cs="Times New Roman"/>
          <w:sz w:val="24"/>
          <w:szCs w:val="24"/>
        </w:rPr>
        <w:t xml:space="preserve"> control.</w:t>
      </w:r>
    </w:p>
    <w:p w14:paraId="6E9CD608" w14:textId="77777777" w:rsidR="00552B94" w:rsidRDefault="00000000">
      <w:pPr>
        <w:spacing w:after="0" w:line="240" w:lineRule="auto"/>
        <w:jc w:val="both"/>
        <w:rPr>
          <w:rFonts w:ascii="Times New Roman" w:hAnsi="Times New Roman" w:cs="Times New Roman"/>
          <w:sz w:val="24"/>
          <w:szCs w:val="24"/>
        </w:rPr>
      </w:pPr>
      <w:del w:id="2" w:author="Author" w:date="2026-07-23T01:26:00Z">
        <w:r>
          <w:delText>Methods: This quasi-experimental study used a prototype development and laboratory evaluation approach. A total of 2,850 female Ae. aegypti mosquitoes were used for multimodal combination testing and comparison with commercial mosquito traps. Preliminary chemical attractant optimization was conducted before these experiments. The mosquito colony was obtained from the Parasitology Laboratory, Faculty of Medicine, Public Health and Nursing, Universitas Gadjah Mada, Yogyakarta, Indonesia. Female mosquitoes aged 3–5 days and maintained on a sugar solution were used. The study included technical prototype assessment, preliminary single-attractant optimization, multimodal combination testing in a glass chamber, and comparison with commercial mosquito traps in an enclosed room. Each treatment was performed in three replications, with 50 female Ae. aegypti mosquitoes used in each replication. Data were analyzed using the General Linear Model and repeated ANOVA.</w:delText>
        </w:r>
      </w:del>
      <w:ins w:id="3" w:author="Author" w:date="2026-07-23T01:26:00Z">
        <w:r>
          <w:t>Methods: This quasi-experimental study evaluated a laboratory prototype multimodal trap. A total of 2,850 female Ae. aegypti mosquitoes were used for multimodal combination testing and commercial-trap comparison after preliminary attractant optimization. The colony was obtained from the Parasitology Laboratory, Faculty of Medicine, Public Health and Nursing, Universitas Gadjah Mada, Yogyakarta, Indonesia. Non-blood-fed females aged 3–5 days were used. Each treatment included three replications of 50 mosquitoes. Outcomes were analyzed using the General Linear Model and repeated ANOVA.</w:t>
        </w:r>
      </w:ins>
    </w:p>
    <w:p w14:paraId="11CBE7AC" w14:textId="77777777" w:rsidR="00552B94" w:rsidRDefault="00000000">
      <w:pPr>
        <w:spacing w:after="0" w:line="240" w:lineRule="auto"/>
        <w:jc w:val="both"/>
        <w:rPr>
          <w:rFonts w:ascii="Times New Roman" w:hAnsi="Times New Roman" w:cs="Times New Roman"/>
          <w:sz w:val="24"/>
          <w:szCs w:val="24"/>
        </w:rPr>
      </w:pPr>
      <w:del w:id="4" w:author="Author" w:date="2026-07-23T01:26:00Z">
        <w:r>
          <w:delText>Results: Lactic acid was the most effective single attractant, with a mean effectiveness of 78.66% based on the proportion of captured or electrocuted mosquitoes across three replications. The four-mode combination produced the highest mean effectiveness, reaching 91.33%, while the maximum observed value across replications was 98%. In the enclosed-room test, the multimodal trap performed significantly better than the Mosquito Killer BG-360 and the suction-only negative control. However, its difference from the Photocatalyst Mosquito and Fly Trap was not statistically significant.</w:delText>
        </w:r>
      </w:del>
      <w:ins w:id="5" w:author="Author" w:date="2026-07-23T01:26:00Z">
        <w:r>
          <w:t>Results: Lactic acid was the most effective single attractant (78.66%). The four-mode combination produced the highest mean effectiveness (91.33%), with a maximum observed value of 98%. In the enclosed-room test, the multimodal trap performed significantly better than the Mosquito Killer BG-360 and the suction-only negative control, but not significantly better than the Photocatalyst Mosquito and Fly Trap.</w:t>
        </w:r>
      </w:ins>
    </w:p>
    <w:p w14:paraId="56836136" w14:textId="77777777" w:rsidR="00552B94" w:rsidRDefault="00000000">
      <w:pPr>
        <w:spacing w:after="0" w:line="240" w:lineRule="auto"/>
        <w:jc w:val="both"/>
        <w:rPr>
          <w:rFonts w:ascii="Times New Roman" w:hAnsi="Times New Roman" w:cs="Times New Roman"/>
          <w:sz w:val="24"/>
          <w:szCs w:val="24"/>
        </w:rPr>
      </w:pPr>
      <w:del w:id="6" w:author="Author" w:date="2026-07-23T01:27:00Z">
        <w:r>
          <w:delText xml:space="preserve">Conclusion: The non-insecticide multimodal trap demonstrated promising laboratory effectiveness for capturing or electrocuting Ae. aegypti mosquitoes and may support adult mosquito control. Further semi-field and field trials are needed to evaluate its effectiveness, feasibility, electrical safety, and durability </w:delText>
        </w:r>
        <w:r>
          <w:lastRenderedPageBreak/>
          <w:delText>under real environmental conditions.</w:delText>
        </w:r>
      </w:del>
      <w:ins w:id="7" w:author="Author" w:date="2026-07-23T01:27:00Z">
        <w:r>
          <w:t>Conclusion: The non-insecticide multimodal trap showed promising laboratory effectiveness for capturing or electrocuting Ae. aegypti. Semi-field and field trials are needed to assess operational effectiveness, feasibility, electrical safety, and durability.</w:t>
        </w:r>
      </w:ins>
    </w:p>
    <w:p w14:paraId="09354982" w14:textId="77777777" w:rsidR="00552B94" w:rsidRDefault="00552B94">
      <w:pPr>
        <w:spacing w:after="0" w:line="240" w:lineRule="auto"/>
        <w:jc w:val="both"/>
        <w:rPr>
          <w:rFonts w:ascii="Times New Roman" w:eastAsia="Times New Roman" w:hAnsi="Times New Roman" w:cs="Times New Roman"/>
          <w:b/>
          <w:bCs/>
          <w:sz w:val="24"/>
          <w:szCs w:val="24"/>
        </w:rPr>
      </w:pPr>
    </w:p>
    <w:p w14:paraId="5C51C17D" w14:textId="77777777" w:rsidR="00552B94" w:rsidRDefault="00000000">
      <w:pPr>
        <w:spacing w:after="0" w:line="240" w:lineRule="auto"/>
        <w:jc w:val="both"/>
        <w:rPr>
          <w:rFonts w:ascii="Times New Roman" w:hAnsi="Times New Roman" w:cs="Times New Roman"/>
          <w:sz w:val="24"/>
          <w:szCs w:val="24"/>
        </w:rPr>
      </w:pPr>
      <w:commentRangeStart w:id="8"/>
      <w:commentRangeStart w:id="9"/>
      <w:del w:id="10" w:author="Author" w:date="2026-07-23T01:26:00Z">
        <w:r>
          <w:delText>Keywords: Aedes aegypti; Dengue vector; lactic acid; Multimodal mosquito trap; Vector control</w:delText>
        </w:r>
      </w:del>
      <w:ins w:id="11" w:author="Author" w:date="2026-07-23T01:26:00Z">
        <w:r>
          <w:t>Keywords: Dengue prevention; Host-seeking behavior; Integrated vector management; Non-chemical intervention; Suction device</w:t>
        </w:r>
      </w:ins>
      <w:commentRangeEnd w:id="8"/>
      <w:r>
        <w:rPr>
          <w:rStyle w:val="CommentReference"/>
          <w:rFonts w:ascii="Times New Roman" w:hAnsi="Times New Roman" w:cs="Times New Roman"/>
          <w:sz w:val="24"/>
          <w:szCs w:val="24"/>
        </w:rPr>
        <w:commentReference w:id="8"/>
      </w:r>
      <w:commentRangeEnd w:id="9"/>
      <w:r w:rsidR="000557DA">
        <w:rPr>
          <w:rStyle w:val="CommentReference"/>
          <w:rFonts w:ascii="Times New Roman" w:hAnsi="Times New Roman" w:cs="Times New Roman"/>
          <w:sz w:val="24"/>
          <w:szCs w:val="24"/>
        </w:rPr>
        <w:commentReference w:id="9"/>
      </w:r>
    </w:p>
    <w:p w14:paraId="4778BA44" w14:textId="77777777" w:rsidR="00552B94" w:rsidRDefault="00552B94">
      <w:pPr>
        <w:spacing w:after="0" w:line="240" w:lineRule="auto"/>
        <w:jc w:val="both"/>
        <w:rPr>
          <w:rFonts w:ascii="Times New Roman" w:eastAsia="Arial" w:hAnsi="Times New Roman" w:cs="Times New Roman"/>
          <w:b/>
          <w:bCs/>
          <w:sz w:val="24"/>
          <w:szCs w:val="24"/>
        </w:rPr>
      </w:pPr>
    </w:p>
    <w:p w14:paraId="7D8EA515"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Introduction</w:t>
      </w:r>
    </w:p>
    <w:p w14:paraId="6460036C" w14:textId="77777777" w:rsidR="00552B94" w:rsidRDefault="00552B94">
      <w:pPr>
        <w:spacing w:after="0" w:line="240" w:lineRule="auto"/>
        <w:jc w:val="both"/>
        <w:rPr>
          <w:rFonts w:ascii="Times New Roman" w:eastAsia="Arial" w:hAnsi="Times New Roman" w:cs="Times New Roman"/>
          <w:b/>
          <w:bCs/>
          <w:color w:val="000000"/>
          <w:sz w:val="24"/>
          <w:szCs w:val="24"/>
        </w:rPr>
      </w:pPr>
    </w:p>
    <w:p w14:paraId="52703C8C" w14:textId="77777777" w:rsidR="00552B94" w:rsidRDefault="00000000">
      <w:pPr>
        <w:spacing w:after="0" w:line="240" w:lineRule="auto"/>
        <w:jc w:val="both"/>
      </w:pPr>
      <w:r>
        <w:rPr>
          <w:rFonts w:ascii="Times New Roman" w:eastAsia="Arial" w:hAnsi="Times New Roman" w:cs="Times New Roman"/>
          <w:color w:val="000000"/>
          <w:sz w:val="24"/>
          <w:szCs w:val="24"/>
        </w:rPr>
        <w:t xml:space="preserve">Dengue hemorrhagic fever remains a serious public health problem in many tropical and subtropical regions, including Indonesia. Dengue transmission is influenced by environmental conditions, population density, human mobility, and the presence of competent mosquito vectors (1). </w:t>
      </w:r>
      <w:r>
        <w:rPr>
          <w:rFonts w:ascii="Times New Roman" w:eastAsia="Arial" w:hAnsi="Times New Roman" w:cs="Times New Roman"/>
          <w:i/>
          <w:iCs/>
          <w:color w:val="000000"/>
          <w:sz w:val="24"/>
          <w:szCs w:val="24"/>
        </w:rPr>
        <w:t>Aedes aegypti</w:t>
      </w:r>
      <w:r>
        <w:rPr>
          <w:rFonts w:ascii="Times New Roman" w:eastAsia="Arial" w:hAnsi="Times New Roman" w:cs="Times New Roman"/>
          <w:color w:val="000000"/>
          <w:sz w:val="24"/>
          <w:szCs w:val="24"/>
        </w:rPr>
        <w:t xml:space="preserve"> is recognized by the World Health Organization as the principal vector of dengue viruses in urban and peri-urban settings (2). Its strong adaptation to human dwellings and frequent human-biting behavior contribute to its important role in dengue transmission. The uncontrolled presence of adult mosquitoes and breeding sites can increase the risk of dengue transmission in the community. Therefore, vector population control remains an important strategy in dengue prevention because transmission can be reduced when adult mosquito density and breeding habitats are consistently suppressed (3, 4).</w:t>
      </w:r>
    </w:p>
    <w:p w14:paraId="36CF996E" w14:textId="77777777" w:rsidR="00552B94" w:rsidRDefault="00000000">
      <w:pPr>
        <w:spacing w:after="0" w:line="240" w:lineRule="auto"/>
        <w:jc w:val="both"/>
      </w:pPr>
      <w:r>
        <w:rPr>
          <w:rFonts w:ascii="Times New Roman" w:eastAsia="Arial" w:hAnsi="Times New Roman" w:cs="Times New Roman"/>
          <w:color w:val="000000"/>
          <w:sz w:val="24"/>
          <w:szCs w:val="24"/>
        </w:rPr>
        <w:t>Efforts to control dengue vectors have been carried out through environmental, physical-mechanical, biological, and chemical approaches. Environmental control includes mosquito breeding-site control and the 3M Plus movement, such as draining water containers, covering water-storage containers, burying or recycling unused items, and implementing additional measures to prevent mosquito breeding. Physical-mechanical approaches include mosquito nets, wire screens, electric rackets, and mosquito traps. Biological control may involve larval predators, such as larva-eating fish, and microbial larvicides, including Bacillus thuringiensis israelensis. These approaches form part of integrated vector management, which aims to suppress mosquito populations through a combination of safe and sustainable strategies (5–8).</w:t>
      </w:r>
    </w:p>
    <w:p w14:paraId="553DF13E" w14:textId="77777777" w:rsidR="00552B94" w:rsidRDefault="00000000">
      <w:pPr>
        <w:spacing w:after="0" w:line="240" w:lineRule="auto"/>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Environmental and biological control remain important components of integrated vector management; however, their effectiveness may depend on sustained community participation, ecological suitability, routine monitoring, and adequate implementation coverage. Chemical control can rapidly reduce adult mosquito populations but may be limited by insecticide resistance and concerns related to repeated environmental exposure. Physical methods, including traps and portable sound-based or ultrasonic approaches, may provide complementary options, although their effectiveness depends on device design, attractant composition, operational setting, and mosquito species. Sound-based or ultrasonic devices may offer practical advantages because they can be developed as safe, portable, and user-friendly tools for household mosquito control; however, their effectiveness should be evaluated according to the mosquito species, frequency range, exposure setting, and device configuration.</w:t>
      </w:r>
    </w:p>
    <w:p w14:paraId="445CC106" w14:textId="77777777" w:rsidR="00552B94" w:rsidRDefault="00000000">
      <w:pPr>
        <w:spacing w:after="0" w:line="240" w:lineRule="auto"/>
        <w:jc w:val="both"/>
      </w:pPr>
      <w:r>
        <w:rPr>
          <w:rFonts w:ascii="Times New Roman" w:eastAsia="Arial" w:hAnsi="Times New Roman" w:cs="Times New Roman"/>
          <w:color w:val="000000"/>
          <w:sz w:val="24"/>
          <w:szCs w:val="24"/>
        </w:rPr>
        <w:t>Although these vector control approaches are widely applied, their implementation still faces several operational challenges. Source reduction and community-based mosquito control depend heavily on sustained household participation, regular monitoring, and environmental sanitation. Their effectiveness may decline when community involvement is inconsistent or when domestic environments contain numerous artificial containers suitable for mosquito breeding. These conditions indicate the need for additional tools that can complement existing vector control strategies and support adult mosquito reduction in domestic and peri-domestic settings (4, 8).</w:t>
      </w:r>
    </w:p>
    <w:p w14:paraId="3565D36E" w14:textId="77777777" w:rsidR="00552B94" w:rsidRDefault="00000000">
      <w:pPr>
        <w:spacing w:after="0" w:line="240" w:lineRule="auto"/>
        <w:jc w:val="both"/>
      </w:pPr>
      <w:r>
        <w:rPr>
          <w:rFonts w:ascii="Times New Roman" w:eastAsia="Arial" w:hAnsi="Times New Roman" w:cs="Times New Roman"/>
          <w:color w:val="000000"/>
          <w:sz w:val="24"/>
          <w:szCs w:val="24"/>
        </w:rPr>
        <w:lastRenderedPageBreak/>
        <w:t xml:space="preserve">The use of insecticides remains one of the most widely applied methods to suppress adult mosquito populations, particularly during dengue outbreaks. Fogging can rapidly reduce adult mosquito populations, although its effect is temporary when it is not accompanied by continuous source reduction (9). However, repeated and uncontrolled insecticide use may lead to reduced susceptibility of </w:t>
      </w:r>
      <w:r>
        <w:rPr>
          <w:rFonts w:ascii="Times New Roman" w:eastAsia="Arial" w:hAnsi="Times New Roman" w:cs="Times New Roman"/>
          <w:i/>
          <w:iCs/>
          <w:color w:val="000000"/>
          <w:sz w:val="24"/>
          <w:szCs w:val="24"/>
        </w:rPr>
        <w:t>Ae. aegypti</w:t>
      </w:r>
      <w:r>
        <w:rPr>
          <w:rFonts w:ascii="Times New Roman" w:eastAsia="Arial" w:hAnsi="Times New Roman" w:cs="Times New Roman"/>
          <w:color w:val="000000"/>
          <w:sz w:val="24"/>
          <w:szCs w:val="24"/>
        </w:rPr>
        <w:t xml:space="preserve"> to certain active ingredients. Several studies in Indonesia have reported resistance or reduced susceptibility to pyrethroid and organophosphate insecticides. Therefore, chemical-based control should not be used as the sole strategy because it may reduce the long-term effectiveness of dengue vector-control programs (10–12).</w:t>
      </w:r>
    </w:p>
    <w:p w14:paraId="1E6CEB0B" w14:textId="77777777" w:rsidR="00552B94" w:rsidRDefault="00000000">
      <w:pPr>
        <w:spacing w:after="0" w:line="240" w:lineRule="auto"/>
        <w:jc w:val="both"/>
      </w:pPr>
      <w:r>
        <w:rPr>
          <w:rFonts w:ascii="Times New Roman" w:eastAsia="Arial" w:hAnsi="Times New Roman" w:cs="Times New Roman"/>
          <w:color w:val="000000"/>
          <w:sz w:val="24"/>
          <w:szCs w:val="24"/>
        </w:rPr>
        <w:t>Innovation in mosquito traps has been developed by utilizing mosquito host-seeking behavior. Female mosquitoes recognize hosts through a combination of olfactory, visual, thermal, and acoustic stimuli. Carbon dioxide not only functions as a chemical signal but can also strengthen host-seeking responses related to orientation toward heat or host body temperature (13). Carbon dioxide and lactic acid act as chemical cues, whereas ultraviolet-A light and sound frequency may serve as physical stimuli that influence mosquito flight orientation. Lactic acid is known to increase mosquito attraction because it resembles a component of human body odor recognized by dengue vectors (14–18).</w:t>
      </w:r>
    </w:p>
    <w:p w14:paraId="5381D4CB" w14:textId="77777777" w:rsidR="00552B94" w:rsidRDefault="00000000">
      <w:pPr>
        <w:spacing w:after="0" w:line="240" w:lineRule="auto"/>
        <w:jc w:val="both"/>
      </w:pPr>
      <w:r>
        <w:rPr>
          <w:rFonts w:ascii="Times New Roman" w:eastAsia="Arial" w:hAnsi="Times New Roman" w:cs="Times New Roman"/>
          <w:color w:val="000000"/>
          <w:sz w:val="24"/>
          <w:szCs w:val="24"/>
        </w:rPr>
        <w:t>A multimodal approach may improve trap effectiveness because several mosquito sensory systems are stimulated simultaneously. Traps using only one attractant or limited stimuli may have lower attractiveness because they activate only one mosquito response pathway. Local studies have shown that different attractants can produce variation in the number of mosquitoes captured, whereas traps based on limited physical stimuli, such as ultraviolet light and fans, do not always demonstrate strong effectiveness. Therefore, combining chemical attractants and physical stimuli may strengthen mosquito orientation toward traps (19, 20).</w:t>
      </w:r>
    </w:p>
    <w:p w14:paraId="36CD5ABF" w14:textId="77777777" w:rsidR="00552B94" w:rsidRDefault="00000000">
      <w:pPr>
        <w:spacing w:after="0" w:line="240" w:lineRule="auto"/>
        <w:jc w:val="both"/>
      </w:pPr>
      <w:r>
        <w:rPr>
          <w:rFonts w:ascii="Times New Roman" w:eastAsia="Arial" w:hAnsi="Times New Roman" w:cs="Times New Roman"/>
          <w:color w:val="000000"/>
          <w:sz w:val="24"/>
          <w:szCs w:val="24"/>
        </w:rPr>
        <w:t>The combination of carbon dioxide, lactic acid, ultraviolet-A light, and sound frequency may provide more complex olfactory, visual, and acoustic stimulation. Previous studies have indicated that combined stimuli can increase mosquito landing and host-seeking responses compared with a single attractant. Recent laboratory evaluation of synthetic attractants has also supported the relevance of attractant-based screening for mosquito-trap development. This provides a basis for developing multimodal traps as a complementary approach for adult mosquito control (21–23).</w:t>
      </w:r>
    </w:p>
    <w:p w14:paraId="7F1F138B" w14:textId="77777777" w:rsidR="00552B94" w:rsidRDefault="00000000">
      <w:pPr>
        <w:spacing w:after="0" w:line="240" w:lineRule="auto"/>
        <w:jc w:val="both"/>
      </w:pPr>
      <w:r>
        <w:rPr>
          <w:rFonts w:ascii="Times New Roman" w:eastAsia="Arial" w:hAnsi="Times New Roman" w:cs="Times New Roman"/>
          <w:color w:val="000000"/>
          <w:sz w:val="24"/>
          <w:szCs w:val="24"/>
        </w:rPr>
        <w:t xml:space="preserve">Based on this background, this study developed and tested a non-insecticide multimodal trap integrating carbon dioxide, lactic acid, ultraviolet-A light, and sound frequency for </w:t>
      </w:r>
      <w:r>
        <w:rPr>
          <w:rFonts w:ascii="Times New Roman" w:eastAsia="Arial" w:hAnsi="Times New Roman" w:cs="Times New Roman"/>
          <w:i/>
          <w:iCs/>
          <w:color w:val="000000"/>
          <w:sz w:val="24"/>
          <w:szCs w:val="24"/>
        </w:rPr>
        <w:t>Ae. aegypti</w:t>
      </w:r>
      <w:r>
        <w:rPr>
          <w:rFonts w:ascii="Times New Roman" w:eastAsia="Arial" w:hAnsi="Times New Roman" w:cs="Times New Roman"/>
          <w:color w:val="000000"/>
          <w:sz w:val="24"/>
          <w:szCs w:val="24"/>
        </w:rPr>
        <w:t xml:space="preserve"> control. This study aimed to determine the effectiveness of single attractants and multimodal attractant combinations based on the number of captured or electrocuted mosquitoes and to compare the performance of the multimodal trap with commercial traps. The findings are expected to contribute to the development of a practical and environmentally safer tool for adult mosquito control within dengue vector-management programs.</w:t>
      </w:r>
    </w:p>
    <w:p w14:paraId="663DCA9B" w14:textId="77777777" w:rsidR="00552B94" w:rsidRDefault="00552B94">
      <w:pPr>
        <w:tabs>
          <w:tab w:val="left" w:pos="360"/>
        </w:tabs>
        <w:spacing w:after="0" w:line="240" w:lineRule="auto"/>
        <w:jc w:val="both"/>
        <w:rPr>
          <w:rFonts w:ascii="Times New Roman" w:eastAsia="Arial" w:hAnsi="Times New Roman" w:cs="Times New Roman"/>
          <w:b/>
          <w:bCs/>
          <w:color w:val="000000"/>
          <w:sz w:val="24"/>
          <w:szCs w:val="24"/>
        </w:rPr>
      </w:pPr>
    </w:p>
    <w:p w14:paraId="6B929A1C"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 xml:space="preserve">Materials and Methods </w:t>
      </w:r>
    </w:p>
    <w:p w14:paraId="722F2366" w14:textId="77777777" w:rsidR="00552B94" w:rsidRDefault="00552B94">
      <w:pPr>
        <w:spacing w:after="0" w:line="240" w:lineRule="auto"/>
        <w:jc w:val="both"/>
        <w:rPr>
          <w:rFonts w:ascii="Times New Roman" w:eastAsia="Arial" w:hAnsi="Times New Roman" w:cs="Times New Roman"/>
          <w:b/>
          <w:bCs/>
          <w:sz w:val="24"/>
          <w:szCs w:val="24"/>
        </w:rPr>
      </w:pPr>
    </w:p>
    <w:p w14:paraId="156DEA62" w14:textId="77777777" w:rsidR="00552B94" w:rsidRDefault="00000000">
      <w:pPr>
        <w:spacing w:after="0" w:line="240" w:lineRule="auto"/>
        <w:jc w:val="both"/>
      </w:pPr>
      <w:r>
        <w:rPr>
          <w:rFonts w:ascii="Times New Roman" w:eastAsia="Arial" w:hAnsi="Times New Roman" w:cs="Times New Roman"/>
          <w:b/>
          <w:bCs/>
          <w:sz w:val="24"/>
          <w:szCs w:val="24"/>
        </w:rPr>
        <w:t>Study design</w:t>
      </w:r>
    </w:p>
    <w:p w14:paraId="34C55B7D"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study was conducted from 31 May to 17 December 2019 at the Production House Laboratory and the Parasitology Laboratory, Faculty of Medicine, Public Health and Nursing, Universitas Gadjah Mada, Yogyakarta, Indonesia. Prototype construction and technical testing were conducted at the Production House Laboratory, while mosquito rearing and functional evaluation of the trap were conducted at the Parasitology Laboratory. Glass-chamber and enclosed-room experiments were conducted under controlled laboratory conditions.</w:t>
      </w:r>
    </w:p>
    <w:p w14:paraId="1253927F" w14:textId="77777777" w:rsidR="00552B94" w:rsidRDefault="00552B94">
      <w:pPr>
        <w:spacing w:after="0" w:line="240" w:lineRule="auto"/>
        <w:jc w:val="both"/>
        <w:rPr>
          <w:rFonts w:ascii="Times New Roman" w:eastAsia="Arial" w:hAnsi="Times New Roman" w:cs="Times New Roman"/>
          <w:b/>
          <w:bCs/>
          <w:sz w:val="24"/>
          <w:szCs w:val="24"/>
        </w:rPr>
      </w:pPr>
    </w:p>
    <w:p w14:paraId="2B27BB93" w14:textId="77777777" w:rsidR="00552B94" w:rsidRDefault="00000000">
      <w:pPr>
        <w:spacing w:after="0" w:line="240" w:lineRule="auto"/>
        <w:jc w:val="both"/>
      </w:pPr>
      <w:r>
        <w:rPr>
          <w:rFonts w:ascii="Times New Roman" w:eastAsia="Arial" w:hAnsi="Times New Roman" w:cs="Times New Roman"/>
          <w:b/>
          <w:bCs/>
          <w:sz w:val="24"/>
          <w:szCs w:val="24"/>
        </w:rPr>
        <w:t>Mosquito samples</w:t>
      </w:r>
    </w:p>
    <w:p w14:paraId="2E53BB0A"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A total of 2,850 female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mosquitoes were used for multimodal combination testing and comparison with commercial mosquito traps. Preliminary chemical attractant optimization was conducted separately before the multimodal experiments. The mosquito colony was obtained from the Parasitology Laboratory, Faculty of Medicine, Public Health and Nursing, Universitas Gadjah Mada, Yogyakarta, Indonesia. The mosquitoes were reared under standard insectary conditions until the adult stage. Female mosquitoes aged 3–5 days were selected because this age range represents an active host-seeking stage suitable for evaluating attraction-based trapping responses. Before testing, the mosquitoes were maintained on a 10% sucrose solution. Mosquitoes were maintained under controlled insectary conditions at 27–28°C and 80–82% relative humidity. Only active, morphologically normal, non-blood-fed female mosquitoes were included in the experiments. Female mosquitoes were selected because they are the blood-seeking sex responsible for dengue virus transmission and are therefore the biologically relevant target for host-attractant-based trapping strategies.</w:t>
      </w:r>
    </w:p>
    <w:p w14:paraId="5D3B30CB" w14:textId="77777777" w:rsidR="00552B94" w:rsidRDefault="00552B94">
      <w:pPr>
        <w:spacing w:after="0" w:line="240" w:lineRule="auto"/>
        <w:jc w:val="both"/>
        <w:rPr>
          <w:rFonts w:ascii="Times New Roman" w:eastAsia="Arial" w:hAnsi="Times New Roman" w:cs="Times New Roman"/>
          <w:b/>
          <w:bCs/>
          <w:sz w:val="24"/>
          <w:szCs w:val="24"/>
          <w:lang w:val="en-ID"/>
        </w:rPr>
      </w:pPr>
    </w:p>
    <w:p w14:paraId="42CBC47F" w14:textId="77777777" w:rsidR="00552B94" w:rsidRDefault="00000000">
      <w:pPr>
        <w:spacing w:after="0" w:line="240" w:lineRule="auto"/>
        <w:jc w:val="both"/>
      </w:pPr>
      <w:r>
        <w:rPr>
          <w:rFonts w:ascii="Times New Roman" w:eastAsia="Arial" w:hAnsi="Times New Roman" w:cs="Times New Roman"/>
          <w:b/>
          <w:bCs/>
          <w:sz w:val="24"/>
          <w:szCs w:val="24"/>
          <w:lang w:val="en-ID"/>
        </w:rPr>
        <w:t>Trap prototype</w:t>
      </w:r>
    </w:p>
    <w:p w14:paraId="1E3E136E" w14:textId="77777777" w:rsidR="00552B94" w:rsidRDefault="00000000">
      <w:pPr>
        <w:spacing w:after="0" w:line="240" w:lineRule="auto"/>
        <w:jc w:val="both"/>
      </w:pPr>
      <w:r>
        <w:rPr>
          <w:rFonts w:ascii="Times New Roman" w:eastAsia="Arial" w:hAnsi="Times New Roman" w:cs="Times New Roman"/>
          <w:sz w:val="24"/>
          <w:szCs w:val="24"/>
          <w:lang w:val="en-ID"/>
        </w:rPr>
        <w:t xml:space="preserve">The trap prototype consisted of a liquid carbon dioxide delivery system, a lactic acid attractant container, an ultraviolet-A lamp, a sound device operating at 350–400 Hz, a suction fan, and an electric-shock system. The prototype was designed to integrate chemical, visual, acoustic, and mechanical stimuli to attract and capture or electrocute </w:t>
      </w:r>
      <w:r>
        <w:rPr>
          <w:rFonts w:ascii="Times New Roman" w:eastAsia="Arial" w:hAnsi="Times New Roman" w:cs="Times New Roman"/>
          <w:i/>
          <w:iCs/>
          <w:sz w:val="24"/>
          <w:szCs w:val="24"/>
          <w:lang w:val="en-ID"/>
        </w:rPr>
        <w:t>Ae. aegypti</w:t>
      </w:r>
      <w:r>
        <w:rPr>
          <w:rFonts w:ascii="Times New Roman" w:eastAsia="Arial" w:hAnsi="Times New Roman" w:cs="Times New Roman"/>
          <w:sz w:val="24"/>
          <w:szCs w:val="24"/>
          <w:lang w:val="en-ID"/>
        </w:rPr>
        <w:t xml:space="preserve"> mosquitoes. Technical testing was conducted to determine the working configuration of each component before functional evaluation. Functional testing was then carried out in stages using single attractants, two-mode combinations, three-mode combinations, and four-mode combinations.</w:t>
      </w:r>
    </w:p>
    <w:p w14:paraId="4E7C2DE4" w14:textId="77777777" w:rsidR="00552B94" w:rsidRDefault="00000000">
      <w:pPr>
        <w:spacing w:after="0" w:line="240" w:lineRule="auto"/>
        <w:jc w:val="both"/>
      </w:pPr>
      <w:r>
        <w:rPr>
          <w:rFonts w:ascii="Times New Roman" w:eastAsia="Arial" w:hAnsi="Times New Roman" w:cs="Times New Roman"/>
          <w:sz w:val="24"/>
          <w:szCs w:val="24"/>
          <w:lang w:val="en-ID"/>
        </w:rPr>
        <w:t xml:space="preserve">The sound frequency range of 350–400 Hz was selected during prototype optimization because this setting produced active mosquito movement around the trap during technical testing. This range was also consistent with previous reports indicating that mosquitoes can respond to acoustic stimuli within comparable frequency ranges. However, the selected frequency was not intended to represent an established optimal frequency for female </w:t>
      </w:r>
      <w:r>
        <w:rPr>
          <w:rFonts w:ascii="Times New Roman" w:eastAsia="Arial" w:hAnsi="Times New Roman" w:cs="Times New Roman"/>
          <w:i/>
          <w:iCs/>
          <w:sz w:val="24"/>
          <w:szCs w:val="24"/>
          <w:lang w:val="en-ID"/>
        </w:rPr>
        <w:t>Ae. aegypti</w:t>
      </w:r>
      <w:r>
        <w:rPr>
          <w:rFonts w:ascii="Times New Roman" w:eastAsia="Arial" w:hAnsi="Times New Roman" w:cs="Times New Roman"/>
          <w:sz w:val="24"/>
          <w:szCs w:val="24"/>
          <w:lang w:val="en-ID"/>
        </w:rPr>
        <w:t>. Further studies are needed to compare different frequency ranges and determine their specific effects on mosquito orientation and trap response.</w:t>
      </w:r>
    </w:p>
    <w:p w14:paraId="0CF94FE2" w14:textId="77777777" w:rsidR="00552B94" w:rsidRDefault="00000000">
      <w:pPr>
        <w:spacing w:after="0" w:line="240" w:lineRule="auto"/>
        <w:jc w:val="both"/>
        <w:rPr>
          <w:rFonts w:ascii="Times New Roman" w:eastAsia="Arial" w:hAnsi="Times New Roman" w:cs="Times New Roman"/>
          <w:sz w:val="24"/>
          <w:szCs w:val="24"/>
          <w:lang w:val="en-ID"/>
        </w:rPr>
      </w:pPr>
      <w:r>
        <w:rPr>
          <w:rFonts w:ascii="Times New Roman" w:eastAsia="Arial" w:hAnsi="Times New Roman" w:cs="Times New Roman"/>
          <w:sz w:val="24"/>
          <w:szCs w:val="24"/>
          <w:lang w:val="en-ID"/>
        </w:rPr>
        <w:t>The electric-shock system was tested using a Fluke 101 instrument. The measured output was 110.1 VDC with a current of 100 mA, and the electric-shock grid produced a voltage of approximately 540 V. The electric-shock component was enclosed within a protective housing to minimize accidental contact during laboratory operation. Electrical wiring and grid components were insulated, and the prototype was operated only under supervised laboratory conditions. The present study did not evaluate household electrical safety or user acceptability; therefore, further safety assessment is required before domestic deployment</w:t>
      </w:r>
      <w:r>
        <w:rPr>
          <w:rFonts w:ascii="Times New Roman" w:eastAsia="Arial" w:hAnsi="Times New Roman" w:cs="Times New Roman"/>
          <w:sz w:val="24"/>
          <w:szCs w:val="24"/>
        </w:rPr>
        <w:t>.</w:t>
      </w:r>
    </w:p>
    <w:p w14:paraId="537A5297" w14:textId="77777777" w:rsidR="00552B94" w:rsidRDefault="00552B94">
      <w:pPr>
        <w:spacing w:after="0" w:line="240" w:lineRule="auto"/>
        <w:jc w:val="both"/>
        <w:rPr>
          <w:rFonts w:ascii="Times New Roman" w:eastAsia="Arial" w:hAnsi="Times New Roman" w:cs="Times New Roman"/>
          <w:b/>
          <w:bCs/>
          <w:sz w:val="24"/>
          <w:szCs w:val="24"/>
          <w:lang w:val="en-ID"/>
        </w:rPr>
      </w:pPr>
    </w:p>
    <w:p w14:paraId="16BF3B42" w14:textId="77777777" w:rsidR="00552B94" w:rsidRDefault="00000000">
      <w:pPr>
        <w:spacing w:after="0" w:line="240" w:lineRule="auto"/>
        <w:jc w:val="both"/>
      </w:pPr>
      <w:r>
        <w:rPr>
          <w:rFonts w:ascii="Times New Roman" w:eastAsia="Arial" w:hAnsi="Times New Roman" w:cs="Times New Roman"/>
          <w:b/>
          <w:bCs/>
          <w:sz w:val="24"/>
          <w:szCs w:val="24"/>
          <w:lang w:val="en-ID"/>
        </w:rPr>
        <w:t>Carbon dioxide and lactic acid preparation</w:t>
      </w:r>
    </w:p>
    <w:p w14:paraId="415102A2" w14:textId="77777777" w:rsidR="00552B94" w:rsidRDefault="00000000">
      <w:pPr>
        <w:spacing w:after="0" w:line="240" w:lineRule="auto"/>
        <w:jc w:val="both"/>
      </w:pPr>
      <w:r>
        <w:rPr>
          <w:rFonts w:ascii="Times New Roman" w:eastAsia="Arial" w:hAnsi="Times New Roman" w:cs="Times New Roman"/>
          <w:sz w:val="24"/>
          <w:szCs w:val="24"/>
          <w:lang w:val="en-ID"/>
        </w:rPr>
        <w:t xml:space="preserve">Carbon dioxide was generated from liquid CO₂ using a humidifier-based delivery system connected to the trap. The CO₂ output was assessed during technical testing using a Lutron Hot Wire Anemometer AM-4202 and a Lutron GCH-2018 CO₂ meter. The selected configuration produced a CO₂ output of approximately 103 mL/min, and a flow rate above 100 mL/min was used as the operating condition for subsequent testing. During optimization, liquid CO₂ formulations of 1, 5, 10 and 15% were evaluated, and the 10% liquid CO₂ formulation produced the highest mosquito </w:t>
      </w:r>
      <w:r>
        <w:rPr>
          <w:rFonts w:ascii="Times New Roman" w:eastAsia="Arial" w:hAnsi="Times New Roman" w:cs="Times New Roman"/>
          <w:sz w:val="24"/>
          <w:szCs w:val="24"/>
          <w:lang w:val="en-ID"/>
        </w:rPr>
        <w:lastRenderedPageBreak/>
        <w:t>response. The percentage of liquid CO₂ formulation referred to the concentration setting of the liquid CO₂ source prepared for humidifier-based delivery, whereas the operating output was evaluated as CO₂ flow rate during technical testing.</w:t>
      </w:r>
    </w:p>
    <w:p w14:paraId="5BDEC868"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lang w:val="en-ID"/>
        </w:rPr>
        <w:t>Lactic acid was obtained as a commercially available laboratory-grade product and diluted with distilled water to prepare working concentrations of 1, 5, 10 and 15% before testing. The 10% lactic acid formulation produced the highest mosquito response and was selected for the subsequent multimodal combination test</w:t>
      </w:r>
      <w:r>
        <w:rPr>
          <w:rFonts w:ascii="Times New Roman" w:eastAsia="Arial" w:hAnsi="Times New Roman" w:cs="Times New Roman"/>
          <w:sz w:val="24"/>
          <w:szCs w:val="24"/>
        </w:rPr>
        <w:t>.</w:t>
      </w:r>
    </w:p>
    <w:p w14:paraId="0CBB2988" w14:textId="77777777" w:rsidR="00552B94" w:rsidRDefault="00552B94">
      <w:pPr>
        <w:spacing w:after="0" w:line="240" w:lineRule="auto"/>
        <w:jc w:val="both"/>
        <w:rPr>
          <w:rFonts w:ascii="Times New Roman" w:eastAsia="Arial" w:hAnsi="Times New Roman" w:cs="Times New Roman"/>
          <w:sz w:val="24"/>
          <w:szCs w:val="24"/>
          <w:lang w:val="en-ID"/>
        </w:rPr>
      </w:pPr>
    </w:p>
    <w:p w14:paraId="03350187" w14:textId="77777777" w:rsidR="00552B94" w:rsidRDefault="00000000">
      <w:pPr>
        <w:spacing w:after="0" w:line="240" w:lineRule="auto"/>
        <w:jc w:val="both"/>
      </w:pPr>
      <w:r>
        <w:rPr>
          <w:rFonts w:ascii="Times New Roman" w:eastAsia="Arial" w:hAnsi="Times New Roman" w:cs="Times New Roman"/>
          <w:b/>
          <w:bCs/>
          <w:sz w:val="24"/>
          <w:szCs w:val="24"/>
          <w:lang w:val="en-ID"/>
        </w:rPr>
        <w:t>Experimental procedures</w:t>
      </w:r>
    </w:p>
    <w:p w14:paraId="23885796" w14:textId="77777777" w:rsidR="00552B94" w:rsidRDefault="00000000">
      <w:pPr>
        <w:spacing w:after="0" w:line="240" w:lineRule="auto"/>
        <w:jc w:val="both"/>
        <w:rPr>
          <w:rFonts w:ascii="Times New Roman" w:eastAsia="Arial" w:hAnsi="Times New Roman" w:cs="Times New Roman"/>
          <w:sz w:val="24"/>
          <w:szCs w:val="24"/>
          <w:lang w:val="en-ID"/>
        </w:rPr>
      </w:pPr>
      <w:r>
        <w:rPr>
          <w:rFonts w:ascii="Times New Roman" w:eastAsia="Arial" w:hAnsi="Times New Roman" w:cs="Times New Roman"/>
          <w:sz w:val="24"/>
          <w:szCs w:val="24"/>
          <w:lang w:val="en-ID"/>
        </w:rPr>
        <w:t xml:space="preserve">The experimental procedures consisted of technical prototype testing, chemical attractant optimization, multimodal combination testing, and comparison with commercial mosquito traps. Each treatment was performed in three replications, with 50 female </w:t>
      </w:r>
      <w:r>
        <w:rPr>
          <w:rFonts w:ascii="Times New Roman" w:eastAsia="Arial" w:hAnsi="Times New Roman" w:cs="Times New Roman"/>
          <w:i/>
          <w:iCs/>
          <w:sz w:val="24"/>
          <w:szCs w:val="24"/>
          <w:lang w:val="en-ID"/>
        </w:rPr>
        <w:t>Ae. aegypti</w:t>
      </w:r>
      <w:r>
        <w:rPr>
          <w:rFonts w:ascii="Times New Roman" w:eastAsia="Arial" w:hAnsi="Times New Roman" w:cs="Times New Roman"/>
          <w:sz w:val="24"/>
          <w:szCs w:val="24"/>
          <w:lang w:val="en-ID"/>
        </w:rPr>
        <w:t xml:space="preserve"> mosquitoes used in each replication. T</w:t>
      </w:r>
      <w:r>
        <w:rPr>
          <w:rFonts w:ascii="Times New Roman" w:eastAsia="Arial" w:hAnsi="Times New Roman" w:cs="Times New Roman"/>
          <w:sz w:val="24"/>
          <w:szCs w:val="24"/>
        </w:rPr>
        <w:t xml:space="preserve">hree replications were used to provide repeated measurements for each treatment condition and to allow descriptive assessment of within-treatment variability. </w:t>
      </w:r>
      <w:r>
        <w:rPr>
          <w:rFonts w:ascii="Times New Roman" w:eastAsia="Arial" w:hAnsi="Times New Roman" w:cs="Times New Roman"/>
          <w:sz w:val="24"/>
          <w:szCs w:val="24"/>
          <w:lang w:val="en-ID"/>
        </w:rPr>
        <w:t xml:space="preserve">Female </w:t>
      </w:r>
      <w:r>
        <w:rPr>
          <w:rFonts w:ascii="Times New Roman" w:eastAsia="Arial" w:hAnsi="Times New Roman" w:cs="Times New Roman"/>
          <w:i/>
          <w:iCs/>
          <w:sz w:val="24"/>
          <w:szCs w:val="24"/>
          <w:lang w:val="en-ID"/>
        </w:rPr>
        <w:t>Ae. aegypti</w:t>
      </w:r>
      <w:r>
        <w:rPr>
          <w:rFonts w:ascii="Times New Roman" w:eastAsia="Arial" w:hAnsi="Times New Roman" w:cs="Times New Roman"/>
          <w:sz w:val="24"/>
          <w:szCs w:val="24"/>
          <w:lang w:val="en-ID"/>
        </w:rPr>
        <w:t xml:space="preserve"> mosquitoes aged 3–5 days were non-blood-fed and had been maintained on a 10% sucrose solution before testing. The number of mosquitoes used for each treatment and control condition is presented in the corresponding tables. In each test, female </w:t>
      </w:r>
      <w:r>
        <w:rPr>
          <w:rFonts w:ascii="Times New Roman" w:eastAsia="Arial" w:hAnsi="Times New Roman" w:cs="Times New Roman"/>
          <w:i/>
          <w:iCs/>
          <w:sz w:val="24"/>
          <w:szCs w:val="24"/>
          <w:lang w:val="en-ID"/>
        </w:rPr>
        <w:t>Ae. aegypti</w:t>
      </w:r>
      <w:r>
        <w:rPr>
          <w:rFonts w:ascii="Times New Roman" w:eastAsia="Arial" w:hAnsi="Times New Roman" w:cs="Times New Roman"/>
          <w:sz w:val="24"/>
          <w:szCs w:val="24"/>
          <w:lang w:val="en-ID"/>
        </w:rPr>
        <w:t xml:space="preserve"> mosquitoes were released into the testing chamber or enclosed room, and the trap was operated according to the assigned treatment condition. </w:t>
      </w:r>
      <w:r>
        <w:rPr>
          <w:rFonts w:ascii="Times New Roman" w:eastAsia="Arial" w:hAnsi="Times New Roman" w:cs="Times New Roman"/>
          <w:sz w:val="24"/>
          <w:szCs w:val="24"/>
        </w:rPr>
        <w:t xml:space="preserve">A total of 2,850 female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mosquitoes were derived from 15 multimodal combination treatments and four commercial-trap comparison groups, with each treatment or comparison group tested in three replications of 50 mosquitoes. Preliminary chemical attractant optimization was conducted separately before these experiments.</w:t>
      </w:r>
    </w:p>
    <w:p w14:paraId="4094CA2B" w14:textId="77777777" w:rsidR="00552B94" w:rsidRDefault="00000000">
      <w:pPr>
        <w:spacing w:after="0" w:line="240" w:lineRule="auto"/>
        <w:jc w:val="both"/>
      </w:pPr>
      <w:r>
        <w:rPr>
          <w:rFonts w:ascii="Times New Roman" w:eastAsia="Arial" w:hAnsi="Times New Roman" w:cs="Times New Roman"/>
          <w:sz w:val="24"/>
          <w:szCs w:val="24"/>
          <w:lang w:val="en-ID"/>
        </w:rPr>
        <w:t xml:space="preserve">The tested stimuli included carbon dioxide, lactic acid, ultraviolet-A light, and sound frequency, either as single attractants or in multimodal combinations. The multimodal trap was compared with the Mosquito Killer BG-360, the Photocatalyst Mosquito and Fly Trap, and a </w:t>
      </w:r>
      <w:r>
        <w:rPr>
          <w:rFonts w:ascii="Times New Roman" w:eastAsia="Arial" w:hAnsi="Times New Roman" w:cs="Times New Roman"/>
          <w:sz w:val="24"/>
          <w:szCs w:val="24"/>
        </w:rPr>
        <w:t xml:space="preserve">suction-only </w:t>
      </w:r>
      <w:r>
        <w:rPr>
          <w:rFonts w:ascii="Times New Roman" w:eastAsia="Arial" w:hAnsi="Times New Roman" w:cs="Times New Roman"/>
          <w:sz w:val="24"/>
          <w:szCs w:val="24"/>
          <w:lang w:val="en-ID"/>
        </w:rPr>
        <w:t>negative control. The suction-only negative control consisted of the prototype operated without carbon dioxide, lactic acid, ultraviolet-A light, or sound-frequency stimulation, while only the suction fan remained active. Data were collected through direct observation at the 1st, 2nd</w:t>
      </w:r>
      <w:del w:id="12" w:author="Author" w:date="1900-01-01T00:00:00Z">
        <w:r>
          <w:rPr>
            <w:rFonts w:ascii="Times New Roman" w:eastAsia="Arial" w:hAnsi="Times New Roman" w:cs="Times New Roman"/>
            <w:sz w:val="24"/>
            <w:szCs w:val="24"/>
            <w:lang w:val="en-ID"/>
          </w:rPr>
          <w:delText>,</w:delText>
        </w:r>
      </w:del>
      <w:r>
        <w:rPr>
          <w:rFonts w:ascii="Times New Roman" w:eastAsia="Arial" w:hAnsi="Times New Roman" w:cs="Times New Roman"/>
          <w:sz w:val="24"/>
          <w:szCs w:val="24"/>
          <w:lang w:val="en-ID"/>
        </w:rPr>
        <w:t xml:space="preserve"> and 24th hour after trap activation. </w:t>
      </w:r>
      <w:r>
        <w:rPr>
          <w:rFonts w:ascii="Times New Roman" w:eastAsia="Arial" w:hAnsi="Times New Roman" w:cs="Times New Roman"/>
          <w:sz w:val="24"/>
          <w:szCs w:val="24"/>
        </w:rPr>
        <w:t xml:space="preserve">At each observation time, the cumulative number of mosquitoes captured by the suction system or electrocuted by the electric-shock component was recorded for each replication. The same cohort of mosquitoes was observed sequentially at each observation time within the same experiment. </w:t>
      </w:r>
      <w:r>
        <w:rPr>
          <w:rFonts w:ascii="Times New Roman" w:eastAsia="Arial" w:hAnsi="Times New Roman" w:cs="Times New Roman"/>
          <w:sz w:val="24"/>
          <w:szCs w:val="24"/>
          <w:lang w:val="en-ID"/>
        </w:rPr>
        <w:t xml:space="preserve">Mosquitoes captured by the suction system were recorded as captured mosquitoes, whereas mosquitoes that were immobile and confirmed dead after exposure to the electric-shock component were recorded as electrocuted mosquitoes. </w:t>
      </w:r>
      <w:r>
        <w:rPr>
          <w:rFonts w:ascii="Times New Roman" w:eastAsia="Arial" w:hAnsi="Times New Roman" w:cs="Times New Roman"/>
          <w:sz w:val="24"/>
          <w:szCs w:val="24"/>
        </w:rPr>
        <w:t>Knockdown mosquitoes were recorded separately as temporarily immobilized mosquitoes and were not categorized as electrocuted unless they were confirmed dead</w:t>
      </w:r>
      <w:r>
        <w:rPr>
          <w:rFonts w:ascii="Times New Roman" w:eastAsia="Arial" w:hAnsi="Times New Roman" w:cs="Times New Roman"/>
          <w:sz w:val="24"/>
          <w:szCs w:val="24"/>
          <w:lang w:val="en-ID"/>
        </w:rPr>
        <w:t>.</w:t>
      </w:r>
    </w:p>
    <w:p w14:paraId="271CB8B4" w14:textId="77777777" w:rsidR="00552B94" w:rsidRDefault="00000000">
      <w:pPr>
        <w:spacing w:after="0" w:line="240" w:lineRule="auto"/>
        <w:jc w:val="both"/>
      </w:pPr>
      <w:r>
        <w:rPr>
          <w:rFonts w:ascii="Times New Roman" w:eastAsia="Arial" w:hAnsi="Times New Roman" w:cs="Times New Roman"/>
          <w:sz w:val="24"/>
          <w:szCs w:val="24"/>
          <w:lang w:val="en-ID"/>
        </w:rPr>
        <w:t>In this study, trap effectiveness was defined as the proportion of mosquitoes captured by the suction system or electrocuted by the electric-shock component during the observation period. Temperature, humidity, the number of mosquitoes in each test, observation time, and replication number were controlled to maintain comparability between treatments.</w:t>
      </w:r>
    </w:p>
    <w:p w14:paraId="13E68625" w14:textId="77777777" w:rsidR="00552B94" w:rsidRDefault="00552B94">
      <w:pPr>
        <w:spacing w:after="0" w:line="240" w:lineRule="auto"/>
        <w:jc w:val="both"/>
        <w:rPr>
          <w:rFonts w:ascii="Times New Roman" w:eastAsia="Arial" w:hAnsi="Times New Roman" w:cs="Times New Roman"/>
          <w:b/>
          <w:bCs/>
          <w:sz w:val="24"/>
          <w:szCs w:val="24"/>
          <w:lang w:val="en-ID"/>
        </w:rPr>
      </w:pPr>
    </w:p>
    <w:p w14:paraId="0DB4E820" w14:textId="77777777" w:rsidR="00552B94" w:rsidRDefault="00000000">
      <w:pPr>
        <w:spacing w:after="0" w:line="240" w:lineRule="auto"/>
        <w:jc w:val="both"/>
      </w:pPr>
      <w:r>
        <w:rPr>
          <w:rFonts w:ascii="Times New Roman" w:eastAsia="Arial" w:hAnsi="Times New Roman" w:cs="Times New Roman"/>
          <w:b/>
          <w:bCs/>
          <w:sz w:val="24"/>
          <w:szCs w:val="24"/>
          <w:lang w:val="en-ID"/>
        </w:rPr>
        <w:t>Statistical analysis</w:t>
      </w:r>
    </w:p>
    <w:p w14:paraId="7039CD51" w14:textId="77777777" w:rsidR="00552B94" w:rsidRDefault="00000000">
      <w:pPr>
        <w:spacing w:after="0" w:line="240" w:lineRule="auto"/>
        <w:jc w:val="both"/>
      </w:pPr>
      <w:r>
        <w:rPr>
          <w:rFonts w:ascii="Times New Roman" w:eastAsia="Arial" w:hAnsi="Times New Roman" w:cs="Times New Roman"/>
          <w:sz w:val="24"/>
          <w:szCs w:val="24"/>
        </w:rPr>
        <w:t xml:space="preserve">The data were analyzed descriptively and inferentially. Inferential analysis was performed using the General Linear Model and repeated ANOVA, followed by Bonferroni-adjusted post hoc pairwise comparisons to examine differences across observation times and treatments. Repeated ANOVA was used because the same cohort of mosquitoes was observed sequentially at the 1st, 2nd, and 24th </w:t>
      </w:r>
      <w:r>
        <w:rPr>
          <w:rFonts w:ascii="Times New Roman" w:eastAsia="Arial" w:hAnsi="Times New Roman" w:cs="Times New Roman"/>
          <w:sz w:val="24"/>
          <w:szCs w:val="24"/>
        </w:rPr>
        <w:lastRenderedPageBreak/>
        <w:t>hour after trap activation. Statistical significance was determined based on the p-value obtained from the analysis</w:t>
      </w:r>
      <w:r>
        <w:rPr>
          <w:rFonts w:ascii="Times New Roman" w:eastAsia="Arial" w:hAnsi="Times New Roman" w:cs="Times New Roman"/>
          <w:sz w:val="24"/>
          <w:szCs w:val="24"/>
          <w:lang w:val="en-ID"/>
        </w:rPr>
        <w:t>.</w:t>
      </w:r>
    </w:p>
    <w:p w14:paraId="74869761" w14:textId="77777777" w:rsidR="00552B94" w:rsidRDefault="00552B94">
      <w:pPr>
        <w:spacing w:after="0" w:line="240" w:lineRule="auto"/>
        <w:jc w:val="both"/>
        <w:rPr>
          <w:rFonts w:ascii="Times New Roman" w:eastAsia="Arial" w:hAnsi="Times New Roman" w:cs="Times New Roman"/>
          <w:sz w:val="24"/>
          <w:szCs w:val="24"/>
          <w:lang w:val="en-ID"/>
        </w:rPr>
      </w:pPr>
    </w:p>
    <w:p w14:paraId="6A6A6749"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Results</w:t>
      </w:r>
    </w:p>
    <w:p w14:paraId="0F094FE3" w14:textId="77777777" w:rsidR="00552B94" w:rsidRDefault="00552B94">
      <w:pPr>
        <w:spacing w:after="0" w:line="240" w:lineRule="auto"/>
        <w:jc w:val="both"/>
        <w:rPr>
          <w:rFonts w:ascii="Times New Roman" w:eastAsia="Arial" w:hAnsi="Times New Roman" w:cs="Times New Roman"/>
          <w:b/>
          <w:bCs/>
          <w:sz w:val="24"/>
          <w:szCs w:val="24"/>
        </w:rPr>
      </w:pPr>
    </w:p>
    <w:p w14:paraId="734A6E4F"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Technical performance of the prototype</w:t>
      </w:r>
    </w:p>
    <w:p w14:paraId="0976CB68" w14:textId="77777777" w:rsidR="00552B94" w:rsidRDefault="00000000">
      <w:pPr>
        <w:spacing w:after="0" w:line="240" w:lineRule="auto"/>
        <w:jc w:val="both"/>
      </w:pPr>
      <w:r>
        <w:rPr>
          <w:rFonts w:ascii="Times New Roman" w:eastAsia="Arial" w:hAnsi="Times New Roman" w:cs="Times New Roman"/>
          <w:sz w:val="24"/>
          <w:szCs w:val="24"/>
        </w:rPr>
        <w:t>The technical test showed that the main components of the trap functioned according to the intended design. The configuration that produced the best mosquito response consisted of a carbon dioxide flow rate above 100 mL/min, a 13-watt ultraviolet-A lamp, a sound frequency of 350–400 Hz, and a suction fan speed of 600 rpm. This configuration was used as the basis for testing attractant combinations because it induced more active mosquito behavior around the trap.</w:t>
      </w:r>
    </w:p>
    <w:p w14:paraId="2D660E41" w14:textId="77777777" w:rsidR="00552B94" w:rsidRDefault="00000000">
      <w:pPr>
        <w:spacing w:after="0" w:line="240" w:lineRule="auto"/>
        <w:jc w:val="both"/>
      </w:pPr>
      <w:r>
        <w:rPr>
          <w:rFonts w:ascii="Times New Roman" w:eastAsia="Arial" w:hAnsi="Times New Roman" w:cs="Times New Roman"/>
          <w:sz w:val="24"/>
          <w:szCs w:val="24"/>
        </w:rPr>
        <w:t xml:space="preserve">The technical test results showed that each component of the multimodal trap was able to generate active mosquito responses around the trap area. The best configuration of each component became the basis for using the device in the attractant and multimodal combination tests. These findings indicate that the prototype had fulfilled its initial technical functions before further effectiveness evaluation against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was conducted.</w:t>
      </w:r>
    </w:p>
    <w:p w14:paraId="3F3D934D" w14:textId="77777777" w:rsidR="00552B94" w:rsidRDefault="00552B94">
      <w:pPr>
        <w:spacing w:after="0" w:line="240" w:lineRule="auto"/>
        <w:jc w:val="both"/>
        <w:rPr>
          <w:rFonts w:ascii="Times New Roman" w:eastAsia="Arial" w:hAnsi="Times New Roman" w:cs="Times New Roman"/>
          <w:b/>
          <w:bCs/>
          <w:sz w:val="24"/>
          <w:szCs w:val="24"/>
        </w:rPr>
      </w:pPr>
    </w:p>
    <w:p w14:paraId="3848D9F3"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Chemical attractant optimization</w:t>
      </w:r>
    </w:p>
    <w:p w14:paraId="5DDE051C" w14:textId="77777777" w:rsidR="00552B94" w:rsidRDefault="00000000">
      <w:pPr>
        <w:spacing w:after="0" w:line="240" w:lineRule="auto"/>
        <w:jc w:val="both"/>
      </w:pPr>
      <w:r>
        <w:rPr>
          <w:rFonts w:ascii="Times New Roman" w:eastAsia="Arial" w:hAnsi="Times New Roman" w:cs="Times New Roman"/>
          <w:sz w:val="24"/>
          <w:szCs w:val="24"/>
        </w:rPr>
        <w:t>Chemical attractant optimization showed that 10% lactic acid produced the highest number of captured or electrocuted mosquitoes, namely 40 mosquitoes or 80%. Carbon dioxide was generated from liquid CO₂ using a humidifier-based delivery system. The 10% liquid CO₂ formulation produced 39 captured or electrocuted mosquitoes, corresponding to 78% effectiveness. These results were used to select the attractant conditions for the multimodal combination test.</w:t>
      </w:r>
    </w:p>
    <w:p w14:paraId="2976E81A" w14:textId="77777777" w:rsidR="00552B94" w:rsidRDefault="00000000">
      <w:pPr>
        <w:spacing w:after="0" w:line="240" w:lineRule="auto"/>
        <w:jc w:val="both"/>
      </w:pPr>
      <w:r>
        <w:rPr>
          <w:rFonts w:ascii="Times New Roman" w:eastAsia="Arial" w:hAnsi="Times New Roman" w:cs="Times New Roman"/>
          <w:sz w:val="24"/>
          <w:szCs w:val="24"/>
        </w:rPr>
        <w:t>The optimization results showed that the 10% lactic acid formulation and the 10% liquid CO₂ formulation produced the highest responses in their respective tests. The lower response at the 15% formulation suggests that increasing the concentration does not necessarily increase mosquito attraction. Therefore, the 10% lactic acid formulation and the 10% liquid CO₂ formulation were used in the subsequent multimodal combination test.</w:t>
      </w:r>
    </w:p>
    <w:p w14:paraId="51B2FA9F" w14:textId="77777777" w:rsidR="00552B94" w:rsidRDefault="00552B94">
      <w:pPr>
        <w:spacing w:after="0" w:line="240" w:lineRule="auto"/>
        <w:jc w:val="both"/>
        <w:rPr>
          <w:rFonts w:ascii="Times New Roman" w:eastAsia="Arial" w:hAnsi="Times New Roman" w:cs="Times New Roman"/>
          <w:b/>
          <w:bCs/>
          <w:sz w:val="24"/>
          <w:szCs w:val="24"/>
        </w:rPr>
      </w:pPr>
    </w:p>
    <w:p w14:paraId="5A45830C"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Effectiveness of multimodal combinations</w:t>
      </w:r>
    </w:p>
    <w:p w14:paraId="37C142AB" w14:textId="77777777" w:rsidR="00552B94" w:rsidRDefault="00000000">
      <w:pPr>
        <w:spacing w:after="0" w:line="240" w:lineRule="auto"/>
        <w:jc w:val="both"/>
      </w:pPr>
      <w:r>
        <w:rPr>
          <w:rFonts w:ascii="Times New Roman" w:eastAsia="Arial" w:hAnsi="Times New Roman" w:cs="Times New Roman"/>
          <w:sz w:val="24"/>
          <w:szCs w:val="24"/>
        </w:rPr>
        <w:t>Testing of various combinations showed that an increase in the number of attractant modes tended to increase the number of captured or electrocuted mosquitoes. The best single attractant was lactic acid, with a mean of 39.33 mosquitoes or 78.66%. The three-mode combination of ultraviolet-A light, sound frequency, and lactic acid reached 42 mosquitoes or 84%. The highest effectiveness was obtained from the four-mode combination of ultraviolet-A light, sound frequency, carbon dioxide, and lactic acid, with a mean of 45.66 mosquitoes or 91.33%.</w:t>
      </w:r>
    </w:p>
    <w:p w14:paraId="0C2775C3" w14:textId="77777777" w:rsidR="00552B94" w:rsidRDefault="00000000">
      <w:pPr>
        <w:spacing w:after="0" w:line="240" w:lineRule="auto"/>
        <w:jc w:val="both"/>
      </w:pPr>
      <w:r>
        <w:rPr>
          <w:rFonts w:ascii="Times New Roman" w:eastAsia="Arial" w:hAnsi="Times New Roman" w:cs="Times New Roman"/>
          <w:sz w:val="24"/>
          <w:szCs w:val="24"/>
        </w:rPr>
        <w:t xml:space="preserve">The test results showed that the four-mode combination produced the highest effectiveness compared with single attractants as well as two- and three-mode combinations. The increase in the number of captured or electrocuted mosquitoes indicates a synergistic effect among chemical, visual, and acoustic stimuli. This finding reinforces that the integration of carbon dioxide, lactic acid, ultraviolet-A light, and sound frequency has the potential to improve the performance of multimodal traps against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w:t>
      </w:r>
    </w:p>
    <w:p w14:paraId="60DD72EF" w14:textId="77777777" w:rsidR="00552B94" w:rsidRDefault="00000000">
      <w:pPr>
        <w:spacing w:after="0" w:line="240" w:lineRule="auto"/>
        <w:jc w:val="both"/>
      </w:pPr>
      <w:r>
        <w:rPr>
          <w:rFonts w:ascii="Times New Roman" w:eastAsia="Arial" w:hAnsi="Times New Roman" w:cs="Times New Roman"/>
          <w:sz w:val="24"/>
          <w:szCs w:val="24"/>
        </w:rPr>
        <w:t xml:space="preserve">Not all multimodal combinations produced improved outcomes. In particular, the combination of sound frequency, carbon dioxide, and lactic acid showed lower effectiveness than lactic acid alone. This finding suggests that the interaction among stimuli may depend on the specific combination, intensity, timing, and spatial arrangement of attractants rather than simply on the number of modes </w:t>
      </w:r>
      <w:r>
        <w:rPr>
          <w:rFonts w:ascii="Times New Roman" w:eastAsia="Arial" w:hAnsi="Times New Roman" w:cs="Times New Roman"/>
          <w:sz w:val="24"/>
          <w:szCs w:val="24"/>
        </w:rPr>
        <w:lastRenderedPageBreak/>
        <w:t>included. The lower response in this three-mode combination may indicate that the absence of visual stimulation or possible interference among chemical and acoustic cues reduced mosquito orientation toward the trap.</w:t>
      </w:r>
    </w:p>
    <w:p w14:paraId="2A8F2466" w14:textId="77777777" w:rsidR="00552B94" w:rsidRDefault="00552B94">
      <w:pPr>
        <w:spacing w:after="0" w:line="240" w:lineRule="auto"/>
        <w:jc w:val="both"/>
        <w:rPr>
          <w:rFonts w:ascii="Times New Roman" w:eastAsia="Arial" w:hAnsi="Times New Roman" w:cs="Times New Roman"/>
          <w:b/>
          <w:bCs/>
          <w:sz w:val="24"/>
          <w:szCs w:val="24"/>
        </w:rPr>
      </w:pPr>
    </w:p>
    <w:p w14:paraId="50743445"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Comparison with commercial traps</w:t>
      </w:r>
    </w:p>
    <w:p w14:paraId="15062565"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In the enclosed-room test, the multimodal trap showed significantly higher performance than the Mosquito Killer BG-360 and the suction-only negative control. Although the multimodal trap had a numerically higher mean number of captured or electrocuted mosquitoes than the Photocatalyst Mosquito and Fly Trap, the difference was not statistically significant (p = 0.141).</w:t>
      </w:r>
    </w:p>
    <w:p w14:paraId="27D53D81" w14:textId="77777777" w:rsidR="00552B94" w:rsidRDefault="00000000">
      <w:pPr>
        <w:spacing w:after="0" w:line="240" w:lineRule="auto"/>
        <w:jc w:val="both"/>
      </w:pPr>
      <w:r>
        <w:rPr>
          <w:rFonts w:ascii="Times New Roman" w:eastAsia="Arial" w:hAnsi="Times New Roman" w:cs="Times New Roman"/>
          <w:sz w:val="24"/>
          <w:szCs w:val="24"/>
        </w:rPr>
        <w:t>These findings indicate that the multimodal trap performed better than the Mosquito Killer BG-360 and the suction-only negative control under the tested laboratory conditions. The comparison with the Photocatalyst Mosquito and Fly Trap did not demonstrate a statistically significant difference; therefore, superiority over this comparator cannot be concluded.</w:t>
      </w:r>
    </w:p>
    <w:p w14:paraId="3AA53EFA" w14:textId="77777777" w:rsidR="00552B94" w:rsidRDefault="00552B94">
      <w:pPr>
        <w:spacing w:after="0" w:line="240" w:lineRule="auto"/>
        <w:jc w:val="both"/>
        <w:rPr>
          <w:rFonts w:ascii="Times New Roman" w:eastAsia="Arial" w:hAnsi="Times New Roman" w:cs="Times New Roman"/>
          <w:b/>
          <w:bCs/>
          <w:sz w:val="24"/>
          <w:szCs w:val="24"/>
        </w:rPr>
      </w:pPr>
    </w:p>
    <w:p w14:paraId="706DD0BD" w14:textId="77777777" w:rsidR="00552B94" w:rsidRDefault="00000000">
      <w:pPr>
        <w:spacing w:after="0" w:line="240" w:lineRule="auto"/>
        <w:jc w:val="both"/>
      </w:pPr>
      <w:r>
        <w:rPr>
          <w:rFonts w:ascii="Times New Roman" w:eastAsia="Arial" w:hAnsi="Times New Roman" w:cs="Times New Roman"/>
          <w:b/>
          <w:bCs/>
          <w:sz w:val="24"/>
          <w:szCs w:val="24"/>
        </w:rPr>
        <w:t>Statistical analysis</w:t>
      </w:r>
    </w:p>
    <w:p w14:paraId="3FEDCD49" w14:textId="77777777" w:rsidR="00552B94" w:rsidRDefault="00000000">
      <w:pPr>
        <w:spacing w:after="0" w:line="240" w:lineRule="auto"/>
        <w:jc w:val="both"/>
      </w:pPr>
      <w:r>
        <w:rPr>
          <w:rFonts w:ascii="Times New Roman" w:eastAsia="Arial" w:hAnsi="Times New Roman" w:cs="Times New Roman"/>
          <w:sz w:val="24"/>
          <w:szCs w:val="24"/>
        </w:rPr>
        <w:t>The repeated ANOVA results showed a significant difference in the number of captured or electrocuted mosquitoes across the various attractant combinations (p &lt; 0.001). Bonferroni-adjusted post hoc comparisons across observation times also showed significant differences between the 1st hour, 2nd hour, and 24th hour. The number of captured or electrocuted mosquitoes increased with longer exposure duration, particularly in the four-mode combination.</w:t>
      </w:r>
    </w:p>
    <w:p w14:paraId="20E92F48" w14:textId="77777777" w:rsidR="00552B94" w:rsidRDefault="00000000">
      <w:pPr>
        <w:spacing w:after="0" w:line="240" w:lineRule="auto"/>
        <w:jc w:val="both"/>
      </w:pPr>
      <w:r>
        <w:rPr>
          <w:rFonts w:ascii="Times New Roman" w:eastAsia="Arial" w:hAnsi="Times New Roman" w:cs="Times New Roman"/>
          <w:sz w:val="24"/>
          <w:szCs w:val="24"/>
        </w:rPr>
        <w:t xml:space="preserve">The statistical analysis further confirmed that variations in attractant combinations had a significant effect on the number of captured or electrocuted mosquitoes. Differences across observation times indicate that exposure duration also contributed to increased trap effectiveness. Therefore, both the attractant combination and exposure duration are important factors in the success of the multimodal trap against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w:t>
      </w:r>
    </w:p>
    <w:p w14:paraId="2CC794C1" w14:textId="77777777" w:rsidR="00552B94" w:rsidRDefault="00552B94">
      <w:pPr>
        <w:spacing w:after="0" w:line="240" w:lineRule="auto"/>
        <w:jc w:val="both"/>
        <w:rPr>
          <w:rFonts w:ascii="Times New Roman" w:eastAsia="Arial" w:hAnsi="Times New Roman" w:cs="Times New Roman"/>
          <w:sz w:val="24"/>
          <w:szCs w:val="24"/>
        </w:rPr>
      </w:pPr>
    </w:p>
    <w:p w14:paraId="7FA28168" w14:textId="77777777" w:rsidR="00552B94" w:rsidRDefault="00000000">
      <w:pPr>
        <w:spacing w:after="0" w:line="240" w:lineRule="auto"/>
        <w:jc w:val="both"/>
        <w:rPr>
          <w:rFonts w:ascii="Times New Roman" w:eastAsia="Arial" w:hAnsi="Times New Roman" w:cs="Times New Roman"/>
          <w:b/>
          <w:bCs/>
          <w:sz w:val="24"/>
          <w:szCs w:val="24"/>
        </w:rPr>
      </w:pPr>
      <w:commentRangeStart w:id="13"/>
      <w:commentRangeStart w:id="14"/>
      <w:del w:id="15" w:author="Author" w:date="2026-07-23T01:26:00Z">
        <w:r>
          <w:delText>Table 1. Summary of the technical test results of the prototype</w:delText>
        </w:r>
      </w:del>
      <w:ins w:id="16" w:author="Author" w:date="2026-07-23T01:26:00Z">
        <w:r>
          <w:t>Table 1. Technical performance of the non-insecticide multimodal trap prototype for attracting adult female Aedes aegypti under laboratory conditions in Yogyakarta, Indonesia, 2019.</w:t>
        </w:r>
      </w:ins>
      <w:commentRangeEnd w:id="13"/>
      <w:r>
        <w:rPr>
          <w:rStyle w:val="CommentReference"/>
          <w:rFonts w:ascii="Times New Roman" w:eastAsia="Arial" w:hAnsi="Times New Roman" w:cs="Times New Roman"/>
          <w:b/>
          <w:bCs/>
          <w:sz w:val="24"/>
          <w:szCs w:val="24"/>
        </w:rPr>
        <w:commentReference w:id="13"/>
      </w:r>
      <w:commentRangeEnd w:id="14"/>
      <w:r w:rsidR="000557DA">
        <w:rPr>
          <w:rStyle w:val="CommentReference"/>
          <w:rFonts w:ascii="Times New Roman" w:eastAsia="Arial" w:hAnsi="Times New Roman" w:cs="Times New Roman"/>
          <w:b/>
          <w:bCs/>
          <w:sz w:val="24"/>
          <w:szCs w:val="24"/>
        </w:rPr>
        <w:commentReference w:id="14"/>
      </w:r>
    </w:p>
    <w:p w14:paraId="184B760F" w14:textId="77777777" w:rsidR="00552B94" w:rsidRDefault="00552B94">
      <w:pPr>
        <w:spacing w:after="0" w:line="240" w:lineRule="auto"/>
        <w:jc w:val="both"/>
        <w:rPr>
          <w:rFonts w:ascii="Times New Roman" w:eastAsia="Arial" w:hAnsi="Times New Roman" w:cs="Times New Roman"/>
          <w:b/>
          <w:bCs/>
          <w:sz w:val="24"/>
          <w:szCs w:val="24"/>
        </w:rPr>
      </w:pPr>
    </w:p>
    <w:tbl>
      <w:tblPr>
        <w:tblW w:w="8211" w:type="dxa"/>
        <w:tblLayout w:type="fixed"/>
        <w:tblLook w:val="0000" w:firstRow="0" w:lastRow="0" w:firstColumn="0" w:lastColumn="0" w:noHBand="0" w:noVBand="0"/>
      </w:tblPr>
      <w:tblGrid>
        <w:gridCol w:w="1838"/>
        <w:gridCol w:w="2268"/>
        <w:gridCol w:w="4105"/>
      </w:tblGrid>
      <w:tr w:rsidR="00552B94" w14:paraId="5E7310A2" w14:textId="77777777">
        <w:tc>
          <w:tcPr>
            <w:tcW w:w="1838" w:type="dxa"/>
            <w:tcBorders>
              <w:top w:val="single" w:sz="4" w:space="0" w:color="000000"/>
              <w:bottom w:val="single" w:sz="4" w:space="0" w:color="000000"/>
            </w:tcBorders>
          </w:tcPr>
          <w:p w14:paraId="21FCD9EB"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Component</w:t>
            </w:r>
          </w:p>
        </w:tc>
        <w:tc>
          <w:tcPr>
            <w:tcW w:w="2268" w:type="dxa"/>
            <w:tcBorders>
              <w:top w:val="single" w:sz="4" w:space="0" w:color="000000"/>
              <w:bottom w:val="single" w:sz="4" w:space="0" w:color="000000"/>
            </w:tcBorders>
          </w:tcPr>
          <w:p w14:paraId="7C40D63F"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Best Configuration</w:t>
            </w:r>
          </w:p>
        </w:tc>
        <w:tc>
          <w:tcPr>
            <w:tcW w:w="4105" w:type="dxa"/>
            <w:tcBorders>
              <w:top w:val="single" w:sz="4" w:space="0" w:color="000000"/>
              <w:bottom w:val="single" w:sz="4" w:space="0" w:color="000000"/>
            </w:tcBorders>
          </w:tcPr>
          <w:p w14:paraId="5E6832D5"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Mosquito Response</w:t>
            </w:r>
          </w:p>
        </w:tc>
      </w:tr>
      <w:tr w:rsidR="00552B94" w14:paraId="49A339DC" w14:textId="77777777">
        <w:tc>
          <w:tcPr>
            <w:tcW w:w="1838" w:type="dxa"/>
            <w:tcBorders>
              <w:top w:val="single" w:sz="4" w:space="0" w:color="000000"/>
            </w:tcBorders>
          </w:tcPr>
          <w:p w14:paraId="7F520F55" w14:textId="77777777" w:rsidR="00552B94" w:rsidRDefault="00000000">
            <w:pPr>
              <w:spacing w:after="0" w:line="24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CO</w:t>
            </w:r>
            <w:r>
              <w:rPr>
                <w:rFonts w:ascii="Times New Roman" w:eastAsia="Times New Roman" w:hAnsi="Times New Roman" w:cs="Times New Roman"/>
                <w:b/>
                <w:bCs/>
                <w:sz w:val="24"/>
                <w:szCs w:val="24"/>
                <w:vertAlign w:val="subscript"/>
              </w:rPr>
              <w:t>2</w:t>
            </w:r>
            <w:r>
              <w:rPr>
                <w:rFonts w:ascii="Times New Roman" w:eastAsia="Times New Roman" w:hAnsi="Times New Roman" w:cs="Times New Roman"/>
                <w:b/>
                <w:bCs/>
                <w:sz w:val="24"/>
                <w:szCs w:val="24"/>
              </w:rPr>
              <w:t xml:space="preserve"> flow</w:t>
            </w:r>
          </w:p>
        </w:tc>
        <w:tc>
          <w:tcPr>
            <w:tcW w:w="2268" w:type="dxa"/>
            <w:tcBorders>
              <w:top w:val="single" w:sz="4" w:space="0" w:color="000000"/>
            </w:tcBorders>
          </w:tcPr>
          <w:p w14:paraId="0A233315"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&gt; 100 mL/min</w:t>
            </w:r>
          </w:p>
        </w:tc>
        <w:tc>
          <w:tcPr>
            <w:tcW w:w="4105" w:type="dxa"/>
            <w:tcBorders>
              <w:top w:val="single" w:sz="4" w:space="0" w:color="000000"/>
            </w:tcBorders>
          </w:tcPr>
          <w:p w14:paraId="036B6235"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Mosquitoes actively flew above the trap</w:t>
            </w:r>
          </w:p>
        </w:tc>
      </w:tr>
      <w:tr w:rsidR="00552B94" w14:paraId="7AE11361" w14:textId="77777777">
        <w:tc>
          <w:tcPr>
            <w:tcW w:w="1838" w:type="dxa"/>
          </w:tcPr>
          <w:p w14:paraId="15EF8604" w14:textId="77777777" w:rsidR="00552B94" w:rsidRDefault="00000000">
            <w:pPr>
              <w:spacing w:after="0" w:line="24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UV-A lamp</w:t>
            </w:r>
          </w:p>
        </w:tc>
        <w:tc>
          <w:tcPr>
            <w:tcW w:w="2268" w:type="dxa"/>
          </w:tcPr>
          <w:p w14:paraId="20F4F9CF"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13 W</w:t>
            </w:r>
          </w:p>
        </w:tc>
        <w:tc>
          <w:tcPr>
            <w:tcW w:w="4105" w:type="dxa"/>
          </w:tcPr>
          <w:p w14:paraId="71203012"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Mosquitoes actively flew above the trap</w:t>
            </w:r>
          </w:p>
        </w:tc>
      </w:tr>
      <w:tr w:rsidR="00552B94" w14:paraId="33EEB178" w14:textId="77777777">
        <w:tc>
          <w:tcPr>
            <w:tcW w:w="1838" w:type="dxa"/>
          </w:tcPr>
          <w:p w14:paraId="27B15F5C" w14:textId="77777777" w:rsidR="00552B94" w:rsidRDefault="00000000">
            <w:pPr>
              <w:spacing w:after="0" w:line="24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Sound frequency</w:t>
            </w:r>
          </w:p>
        </w:tc>
        <w:tc>
          <w:tcPr>
            <w:tcW w:w="2268" w:type="dxa"/>
          </w:tcPr>
          <w:p w14:paraId="5AA40E48"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350–400 Hz</w:t>
            </w:r>
          </w:p>
        </w:tc>
        <w:tc>
          <w:tcPr>
            <w:tcW w:w="4105" w:type="dxa"/>
          </w:tcPr>
          <w:p w14:paraId="62C4D365"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Mosquitoes actively flew above the trap</w:t>
            </w:r>
          </w:p>
        </w:tc>
      </w:tr>
      <w:tr w:rsidR="00552B94" w14:paraId="4FD0035D" w14:textId="77777777">
        <w:tc>
          <w:tcPr>
            <w:tcW w:w="1838" w:type="dxa"/>
            <w:tcBorders>
              <w:bottom w:val="single" w:sz="4" w:space="0" w:color="000000"/>
            </w:tcBorders>
          </w:tcPr>
          <w:p w14:paraId="671B1205" w14:textId="77777777" w:rsidR="00552B94" w:rsidRDefault="00000000">
            <w:pPr>
              <w:spacing w:after="0" w:line="24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Suction fan</w:t>
            </w:r>
          </w:p>
        </w:tc>
        <w:tc>
          <w:tcPr>
            <w:tcW w:w="2268" w:type="dxa"/>
            <w:tcBorders>
              <w:bottom w:val="single" w:sz="4" w:space="0" w:color="000000"/>
            </w:tcBorders>
          </w:tcPr>
          <w:p w14:paraId="148F4A52"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600 rpm</w:t>
            </w:r>
          </w:p>
        </w:tc>
        <w:tc>
          <w:tcPr>
            <w:tcW w:w="4105" w:type="dxa"/>
            <w:tcBorders>
              <w:bottom w:val="single" w:sz="4" w:space="0" w:color="000000"/>
            </w:tcBorders>
          </w:tcPr>
          <w:p w14:paraId="5822F2F8"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Mosquitoes were forcibly attracted while flying above the trap</w:t>
            </w:r>
          </w:p>
        </w:tc>
      </w:tr>
    </w:tbl>
    <w:p w14:paraId="7A1DD681" w14:textId="77777777" w:rsidR="00552B94" w:rsidRDefault="00552B94">
      <w:pPr>
        <w:spacing w:after="0" w:line="240" w:lineRule="auto"/>
        <w:jc w:val="both"/>
        <w:rPr>
          <w:rFonts w:ascii="Times New Roman" w:eastAsia="Arial" w:hAnsi="Times New Roman" w:cs="Times New Roman"/>
          <w:sz w:val="24"/>
          <w:szCs w:val="24"/>
        </w:rPr>
      </w:pPr>
    </w:p>
    <w:p w14:paraId="65BB1D41" w14:textId="77777777" w:rsidR="00552B94" w:rsidRDefault="00000000">
      <w:pPr>
        <w:spacing w:after="0" w:line="240" w:lineRule="auto"/>
        <w:jc w:val="both"/>
        <w:rPr>
          <w:rFonts w:ascii="Times New Roman" w:eastAsia="Arial" w:hAnsi="Times New Roman" w:cs="Times New Roman"/>
          <w:sz w:val="24"/>
          <w:szCs w:val="24"/>
        </w:rPr>
      </w:pPr>
      <w:del w:id="17" w:author="Author" w:date="2026-07-23T01:26:00Z">
        <w:r>
          <w:delText>Note: Experiments were conducted from 31 May to 17 December 2019 at the Faculty of Medicine, Public Health and Nursing, Universitas Gadjah Mada, Yogyakarta, Indonesia.</w:delText>
        </w:r>
      </w:del>
      <w:ins w:id="18" w:author="Author" w:date="2026-07-23T01:26:00Z">
        <w:r>
          <w:t>Note: The prototype integrated liquid CO₂ delivery, a lactic acid attractant container, ultraviolet-A light, sound frequency, a suction fan and an electric-shock system. The table summarizes the component settings that produced active flight or attraction responses in adult female Ae. aegypti during preliminary technical testing conducted from 31 May to 17 December 2019 at the Faculty of Medicine, Public Health and Nursing, Universitas Gadjah Mada, Yogyakarta, Indonesia.</w:t>
        </w:r>
      </w:ins>
    </w:p>
    <w:p w14:paraId="565E3355" w14:textId="77777777" w:rsidR="00552B94" w:rsidRDefault="00552B94">
      <w:pPr>
        <w:spacing w:after="0" w:line="240" w:lineRule="auto"/>
        <w:jc w:val="both"/>
        <w:rPr>
          <w:rFonts w:ascii="Times New Roman" w:eastAsia="Arial" w:hAnsi="Times New Roman" w:cs="Times New Roman"/>
          <w:b/>
          <w:bCs/>
          <w:sz w:val="24"/>
          <w:szCs w:val="24"/>
        </w:rPr>
      </w:pPr>
    </w:p>
    <w:p w14:paraId="76E43338" w14:textId="77777777" w:rsidR="00552B94" w:rsidRDefault="00000000">
      <w:pPr>
        <w:spacing w:after="0" w:line="240" w:lineRule="auto"/>
        <w:jc w:val="both"/>
        <w:rPr>
          <w:rFonts w:ascii="Times New Roman" w:eastAsia="Arial" w:hAnsi="Times New Roman" w:cs="Times New Roman"/>
          <w:b/>
          <w:bCs/>
          <w:sz w:val="24"/>
          <w:szCs w:val="24"/>
        </w:rPr>
      </w:pPr>
      <w:commentRangeStart w:id="19"/>
      <w:commentRangeStart w:id="20"/>
      <w:del w:id="21" w:author="Author" w:date="2026-07-23T01:26:00Z">
        <w:r>
          <w:lastRenderedPageBreak/>
          <w:delText>Table 2. Optimization results of lactic acid concentration and liquid CO₂ formulation</w:delText>
        </w:r>
      </w:del>
      <w:ins w:id="22" w:author="Author" w:date="2026-07-23T01:26:00Z">
        <w:r>
          <w:t>Table 2. Optimization of lactic acid concentration and liquid CO₂ formulation for capturing or electrocuting adult female Aedes aegypti in laboratory testing in Yogyakarta, Indonesia, 2019.</w:t>
        </w:r>
      </w:ins>
      <w:commentRangeEnd w:id="19"/>
      <w:r>
        <w:rPr>
          <w:rStyle w:val="CommentReference"/>
          <w:rFonts w:ascii="Times New Roman" w:eastAsia="Arial" w:hAnsi="Times New Roman" w:cs="Times New Roman"/>
          <w:b/>
          <w:bCs/>
          <w:sz w:val="24"/>
          <w:szCs w:val="24"/>
        </w:rPr>
        <w:commentReference w:id="19"/>
      </w:r>
      <w:commentRangeEnd w:id="20"/>
      <w:r w:rsidR="000557DA">
        <w:rPr>
          <w:rStyle w:val="CommentReference"/>
          <w:rFonts w:ascii="Times New Roman" w:eastAsia="Arial" w:hAnsi="Times New Roman" w:cs="Times New Roman"/>
          <w:b/>
          <w:bCs/>
          <w:sz w:val="24"/>
          <w:szCs w:val="24"/>
        </w:rPr>
        <w:commentReference w:id="20"/>
      </w:r>
    </w:p>
    <w:p w14:paraId="2B8DE867" w14:textId="77777777" w:rsidR="00552B94" w:rsidRDefault="00552B94">
      <w:pPr>
        <w:spacing w:after="0" w:line="240" w:lineRule="auto"/>
        <w:jc w:val="both"/>
        <w:rPr>
          <w:rFonts w:ascii="Times New Roman" w:eastAsia="Arial" w:hAnsi="Times New Roman" w:cs="Times New Roman"/>
          <w:b/>
          <w:bCs/>
          <w:sz w:val="24"/>
          <w:szCs w:val="24"/>
        </w:rPr>
      </w:pPr>
    </w:p>
    <w:tbl>
      <w:tblPr>
        <w:tblW w:w="8211" w:type="dxa"/>
        <w:tblLayout w:type="fixed"/>
        <w:tblLook w:val="0000" w:firstRow="0" w:lastRow="0" w:firstColumn="0" w:lastColumn="0" w:noHBand="0" w:noVBand="0"/>
      </w:tblPr>
      <w:tblGrid>
        <w:gridCol w:w="2405"/>
        <w:gridCol w:w="2552"/>
        <w:gridCol w:w="3254"/>
      </w:tblGrid>
      <w:tr w:rsidR="00552B94" w14:paraId="0D5FEAB4" w14:textId="77777777">
        <w:tc>
          <w:tcPr>
            <w:tcW w:w="2405" w:type="dxa"/>
            <w:tcBorders>
              <w:top w:val="single" w:sz="4" w:space="0" w:color="000000"/>
              <w:bottom w:val="single" w:sz="4" w:space="0" w:color="000000"/>
            </w:tcBorders>
            <w:vAlign w:val="center"/>
          </w:tcPr>
          <w:p w14:paraId="7E197109"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Formulation (%)</w:t>
            </w:r>
          </w:p>
        </w:tc>
        <w:tc>
          <w:tcPr>
            <w:tcW w:w="2552" w:type="dxa"/>
            <w:tcBorders>
              <w:top w:val="single" w:sz="4" w:space="0" w:color="000000"/>
              <w:bottom w:val="single" w:sz="4" w:space="0" w:color="000000"/>
            </w:tcBorders>
            <w:vAlign w:val="center"/>
          </w:tcPr>
          <w:p w14:paraId="31125A42"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Lactic acid: n (%)</w:t>
            </w:r>
          </w:p>
        </w:tc>
        <w:tc>
          <w:tcPr>
            <w:tcW w:w="3254" w:type="dxa"/>
            <w:tcBorders>
              <w:top w:val="single" w:sz="4" w:space="0" w:color="000000"/>
              <w:bottom w:val="single" w:sz="4" w:space="0" w:color="000000"/>
            </w:tcBorders>
            <w:vAlign w:val="center"/>
          </w:tcPr>
          <w:p w14:paraId="281D76B6"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Liquid CO₂ formulation: n (%)</w:t>
            </w:r>
          </w:p>
        </w:tc>
      </w:tr>
      <w:tr w:rsidR="00552B94" w14:paraId="348800E3" w14:textId="77777777">
        <w:tc>
          <w:tcPr>
            <w:tcW w:w="2405" w:type="dxa"/>
            <w:tcBorders>
              <w:top w:val="single" w:sz="4" w:space="0" w:color="000000"/>
            </w:tcBorders>
          </w:tcPr>
          <w:p w14:paraId="33BBB2EA" w14:textId="77777777" w:rsidR="00552B94" w:rsidRDefault="00000000">
            <w:pPr>
              <w:spacing w:after="0" w:line="24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1</w:t>
            </w:r>
          </w:p>
        </w:tc>
        <w:tc>
          <w:tcPr>
            <w:tcW w:w="2552" w:type="dxa"/>
            <w:tcBorders>
              <w:top w:val="single" w:sz="4" w:space="0" w:color="000000"/>
            </w:tcBorders>
          </w:tcPr>
          <w:p w14:paraId="42CB8556"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13 (26)</w:t>
            </w:r>
          </w:p>
        </w:tc>
        <w:tc>
          <w:tcPr>
            <w:tcW w:w="3254" w:type="dxa"/>
            <w:tcBorders>
              <w:top w:val="single" w:sz="4" w:space="0" w:color="000000"/>
            </w:tcBorders>
          </w:tcPr>
          <w:p w14:paraId="14C71547"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7 (14)</w:t>
            </w:r>
          </w:p>
        </w:tc>
      </w:tr>
      <w:tr w:rsidR="00552B94" w14:paraId="559A8177" w14:textId="77777777">
        <w:tc>
          <w:tcPr>
            <w:tcW w:w="2405" w:type="dxa"/>
          </w:tcPr>
          <w:p w14:paraId="6096D1DD" w14:textId="77777777" w:rsidR="00552B94" w:rsidRDefault="00000000">
            <w:pPr>
              <w:spacing w:after="0" w:line="24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5</w:t>
            </w:r>
          </w:p>
        </w:tc>
        <w:tc>
          <w:tcPr>
            <w:tcW w:w="2552" w:type="dxa"/>
          </w:tcPr>
          <w:p w14:paraId="14FDFD7B"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19 (38)</w:t>
            </w:r>
          </w:p>
        </w:tc>
        <w:tc>
          <w:tcPr>
            <w:tcW w:w="3254" w:type="dxa"/>
          </w:tcPr>
          <w:p w14:paraId="6EF20443"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21 (42)</w:t>
            </w:r>
          </w:p>
        </w:tc>
      </w:tr>
      <w:tr w:rsidR="00552B94" w14:paraId="5458FAF9" w14:textId="77777777">
        <w:tc>
          <w:tcPr>
            <w:tcW w:w="2405" w:type="dxa"/>
          </w:tcPr>
          <w:p w14:paraId="23658747" w14:textId="77777777" w:rsidR="00552B94" w:rsidRDefault="00000000">
            <w:pPr>
              <w:spacing w:after="0" w:line="24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10</w:t>
            </w:r>
          </w:p>
        </w:tc>
        <w:tc>
          <w:tcPr>
            <w:tcW w:w="2552" w:type="dxa"/>
          </w:tcPr>
          <w:p w14:paraId="0903687E"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40 (80)</w:t>
            </w:r>
          </w:p>
        </w:tc>
        <w:tc>
          <w:tcPr>
            <w:tcW w:w="3254" w:type="dxa"/>
          </w:tcPr>
          <w:p w14:paraId="62CC5801"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39 (78)</w:t>
            </w:r>
          </w:p>
        </w:tc>
      </w:tr>
      <w:tr w:rsidR="00552B94" w14:paraId="3E98BD8C" w14:textId="77777777">
        <w:tc>
          <w:tcPr>
            <w:tcW w:w="2405" w:type="dxa"/>
            <w:tcBorders>
              <w:bottom w:val="single" w:sz="4" w:space="0" w:color="000000"/>
            </w:tcBorders>
          </w:tcPr>
          <w:p w14:paraId="74A10FC6" w14:textId="77777777" w:rsidR="00552B94" w:rsidRDefault="00000000">
            <w:pPr>
              <w:spacing w:after="0" w:line="24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rPr>
              <w:t>15</w:t>
            </w:r>
          </w:p>
        </w:tc>
        <w:tc>
          <w:tcPr>
            <w:tcW w:w="2552" w:type="dxa"/>
            <w:tcBorders>
              <w:bottom w:val="single" w:sz="4" w:space="0" w:color="000000"/>
            </w:tcBorders>
          </w:tcPr>
          <w:p w14:paraId="61E71FA8"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33 (66)</w:t>
            </w:r>
          </w:p>
        </w:tc>
        <w:tc>
          <w:tcPr>
            <w:tcW w:w="3254" w:type="dxa"/>
            <w:tcBorders>
              <w:bottom w:val="single" w:sz="4" w:space="0" w:color="000000"/>
            </w:tcBorders>
          </w:tcPr>
          <w:p w14:paraId="7AB64C44"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8 (16)</w:t>
            </w:r>
          </w:p>
        </w:tc>
      </w:tr>
    </w:tbl>
    <w:p w14:paraId="04AC6C9E" w14:textId="77777777" w:rsidR="00552B94" w:rsidRDefault="00552B94">
      <w:pPr>
        <w:spacing w:after="0" w:line="240" w:lineRule="auto"/>
        <w:jc w:val="both"/>
        <w:rPr>
          <w:rFonts w:ascii="Times New Roman" w:eastAsia="Arial" w:hAnsi="Times New Roman" w:cs="Times New Roman"/>
          <w:sz w:val="24"/>
          <w:szCs w:val="24"/>
        </w:rPr>
      </w:pPr>
    </w:p>
    <w:p w14:paraId="65CFAB2F" w14:textId="77777777" w:rsidR="00552B94" w:rsidRDefault="00000000">
      <w:pPr>
        <w:spacing w:after="0" w:line="240" w:lineRule="auto"/>
        <w:jc w:val="both"/>
        <w:rPr>
          <w:rFonts w:ascii="Times New Roman" w:eastAsia="Arial" w:hAnsi="Times New Roman" w:cs="Times New Roman"/>
          <w:sz w:val="24"/>
          <w:szCs w:val="24"/>
        </w:rPr>
      </w:pPr>
      <w:del w:id="23" w:author="Author" w:date="2026-07-23T01:26:00Z">
        <w:r>
          <w:delText>Note: Liquid CO₂ was delivered using a humidifier-based system connected to the trap. The selected operating condition produced a CO₂ output of approximately 103 mL/min, with a flow rate above 100 mL/min during technical testing. Experiments were conducted from 31 May to 17 December 2019 at the Faculty of Medicine, Public Health and Nursing, Universitas Gadjah Mada, Yogyakarta, Indonesia.</w:delText>
        </w:r>
      </w:del>
      <w:ins w:id="24" w:author="Author" w:date="2026-07-23T01:26:00Z">
        <w:r>
          <w:t>Note: Values are presented as n (%), representing the number and percentage of 50 adult female Ae. aegypti mosquitoes captured or electrocuted under each formulation. Liquid CO₂ was delivered using a humidifier-based system connected to the trap. The selected operating condition produced a CO₂ output of approximately 103 mL/min, with a flow rate above 100 mL/min during technical testing. Experiments were conducted from 31 May to 17 December 2019 at the Faculty of Medicine, Public Health and Nursing, Universitas Gadjah Mada, Yogyakarta, Indonesia.</w:t>
        </w:r>
      </w:ins>
    </w:p>
    <w:p w14:paraId="6AE71658" w14:textId="77777777" w:rsidR="00552B94" w:rsidRDefault="00552B94">
      <w:pPr>
        <w:spacing w:after="0" w:line="240" w:lineRule="auto"/>
        <w:jc w:val="both"/>
        <w:rPr>
          <w:rFonts w:ascii="Times New Roman" w:eastAsia="Arial" w:hAnsi="Times New Roman" w:cs="Times New Roman"/>
          <w:b/>
          <w:bCs/>
          <w:sz w:val="24"/>
          <w:szCs w:val="24"/>
        </w:rPr>
      </w:pPr>
    </w:p>
    <w:p w14:paraId="3E5119DE" w14:textId="77777777" w:rsidR="00552B94" w:rsidRDefault="00000000">
      <w:pPr>
        <w:spacing w:after="0" w:line="240" w:lineRule="auto"/>
        <w:jc w:val="both"/>
        <w:rPr>
          <w:rFonts w:ascii="Times New Roman" w:eastAsia="Arial" w:hAnsi="Times New Roman" w:cs="Times New Roman"/>
          <w:sz w:val="24"/>
          <w:szCs w:val="24"/>
        </w:rPr>
      </w:pPr>
      <w:del w:id="25" w:author="Author" w:date="2026-07-23T01:26:00Z">
        <w:r>
          <w:delText>Table 3. Mean effectiveness of single, two-mode, three-mode, and four-mode attractant combinations against Aedes aegypti (n = 50 mosquitoes per replication; three replications per treatment).</w:delText>
        </w:r>
      </w:del>
      <w:ins w:id="26" w:author="Author" w:date="2026-07-23T01:26:00Z">
        <w:r>
          <w:t>Table 3. Mean effectiveness of single, two-mode, three-mode, and four-mode attractant combinations for capturing or electrocuting adult female Aedes aegypti in laboratory testing in Yogyakarta, Indonesia, 2019 (n = 50 mosquitoes per replication; three replications per treatment).</w:t>
        </w:r>
      </w:ins>
    </w:p>
    <w:p w14:paraId="485A22B4" w14:textId="77777777" w:rsidR="00552B94" w:rsidRDefault="00552B94">
      <w:pPr>
        <w:spacing w:after="0" w:line="240" w:lineRule="auto"/>
        <w:jc w:val="both"/>
        <w:rPr>
          <w:rFonts w:ascii="Times New Roman" w:eastAsia="Arial" w:hAnsi="Times New Roman" w:cs="Times New Roman"/>
          <w:b/>
          <w:bCs/>
          <w:sz w:val="24"/>
          <w:szCs w:val="24"/>
        </w:rPr>
      </w:pPr>
    </w:p>
    <w:tbl>
      <w:tblPr>
        <w:tblW w:w="9606" w:type="dxa"/>
        <w:tblLayout w:type="fixed"/>
        <w:tblLook w:val="0000" w:firstRow="0" w:lastRow="0" w:firstColumn="0" w:lastColumn="0" w:noHBand="0" w:noVBand="0"/>
      </w:tblPr>
      <w:tblGrid>
        <w:gridCol w:w="1590"/>
        <w:gridCol w:w="3054"/>
        <w:gridCol w:w="1843"/>
        <w:gridCol w:w="1418"/>
        <w:gridCol w:w="1701"/>
      </w:tblGrid>
      <w:tr w:rsidR="00552B94" w14:paraId="7928E0AE" w14:textId="77777777">
        <w:tc>
          <w:tcPr>
            <w:tcW w:w="4644" w:type="dxa"/>
            <w:gridSpan w:val="2"/>
            <w:tcBorders>
              <w:top w:val="single" w:sz="4" w:space="0" w:color="000000"/>
              <w:bottom w:val="single" w:sz="4" w:space="0" w:color="000000"/>
            </w:tcBorders>
            <w:vAlign w:val="center"/>
          </w:tcPr>
          <w:p w14:paraId="44F2310D" w14:textId="77777777" w:rsidR="00552B94" w:rsidRDefault="00000000">
            <w:pPr>
              <w:spacing w:after="0" w:line="240" w:lineRule="auto"/>
              <w:rPr>
                <w:rFonts w:ascii="Times New Roman" w:hAnsi="Times New Roman" w:cs="Times New Roman"/>
                <w:sz w:val="24"/>
                <w:szCs w:val="24"/>
              </w:rPr>
            </w:pPr>
            <w:r>
              <w:rPr>
                <w:rFonts w:ascii="Times New Roman" w:hAnsi="Times New Roman" w:cs="Times New Roman"/>
                <w:b/>
                <w:bCs/>
                <w:sz w:val="24"/>
                <w:szCs w:val="24"/>
              </w:rPr>
              <w:t>Attractant/Combination</w:t>
            </w:r>
          </w:p>
        </w:tc>
        <w:tc>
          <w:tcPr>
            <w:tcW w:w="1843" w:type="dxa"/>
            <w:tcBorders>
              <w:top w:val="single" w:sz="4" w:space="0" w:color="000000"/>
              <w:bottom w:val="single" w:sz="4" w:space="0" w:color="000000"/>
            </w:tcBorders>
            <w:vAlign w:val="center"/>
          </w:tcPr>
          <w:p w14:paraId="1A509B83" w14:textId="77777777" w:rsidR="00552B94"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Mean Number of Captured or Electrocuted Mosquitoes, Mean ± SD</w:t>
            </w:r>
          </w:p>
        </w:tc>
        <w:tc>
          <w:tcPr>
            <w:tcW w:w="1418" w:type="dxa"/>
            <w:tcBorders>
              <w:top w:val="single" w:sz="4" w:space="0" w:color="000000"/>
              <w:bottom w:val="single" w:sz="4" w:space="0" w:color="000000"/>
            </w:tcBorders>
            <w:vAlign w:val="center"/>
          </w:tcPr>
          <w:p w14:paraId="216AB7A0" w14:textId="77777777" w:rsidR="00552B9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Percentage (%)</w:t>
            </w:r>
          </w:p>
        </w:tc>
        <w:tc>
          <w:tcPr>
            <w:tcW w:w="1701" w:type="dxa"/>
            <w:tcBorders>
              <w:top w:val="single" w:sz="4" w:space="0" w:color="000000"/>
              <w:bottom w:val="single" w:sz="4" w:space="0" w:color="000000"/>
            </w:tcBorders>
            <w:vAlign w:val="center"/>
          </w:tcPr>
          <w:p w14:paraId="16133019" w14:textId="77777777" w:rsidR="00552B9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Observed Range Across Replications (%)</w:t>
            </w:r>
          </w:p>
        </w:tc>
      </w:tr>
      <w:tr w:rsidR="00552B94" w14:paraId="62CA6BB7" w14:textId="77777777">
        <w:tc>
          <w:tcPr>
            <w:tcW w:w="1590" w:type="dxa"/>
            <w:vMerge w:val="restart"/>
            <w:tcBorders>
              <w:top w:val="single" w:sz="4" w:space="0" w:color="000000"/>
            </w:tcBorders>
            <w:vAlign w:val="center"/>
          </w:tcPr>
          <w:p w14:paraId="30407CDB"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Single attractants</w:t>
            </w:r>
          </w:p>
        </w:tc>
        <w:tc>
          <w:tcPr>
            <w:tcW w:w="3054" w:type="dxa"/>
            <w:tcBorders>
              <w:top w:val="single" w:sz="4" w:space="0" w:color="000000"/>
            </w:tcBorders>
          </w:tcPr>
          <w:p w14:paraId="3502AAF6"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UV-A</w:t>
            </w:r>
          </w:p>
        </w:tc>
        <w:tc>
          <w:tcPr>
            <w:tcW w:w="1843" w:type="dxa"/>
            <w:tcBorders>
              <w:top w:val="single" w:sz="4" w:space="0" w:color="000000"/>
            </w:tcBorders>
          </w:tcPr>
          <w:p w14:paraId="42656B32"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28.67 ± 3.05</w:t>
            </w:r>
          </w:p>
        </w:tc>
        <w:tc>
          <w:tcPr>
            <w:tcW w:w="1418" w:type="dxa"/>
            <w:tcBorders>
              <w:top w:val="single" w:sz="4" w:space="0" w:color="000000"/>
            </w:tcBorders>
          </w:tcPr>
          <w:p w14:paraId="47CE301C"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57.34</w:t>
            </w:r>
          </w:p>
        </w:tc>
        <w:tc>
          <w:tcPr>
            <w:tcW w:w="1701" w:type="dxa"/>
            <w:tcBorders>
              <w:top w:val="single" w:sz="4" w:space="0" w:color="000000"/>
            </w:tcBorders>
          </w:tcPr>
          <w:p w14:paraId="4C187EEF"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52–64</w:t>
            </w:r>
          </w:p>
        </w:tc>
      </w:tr>
      <w:tr w:rsidR="00552B94" w14:paraId="121A9EA8" w14:textId="77777777">
        <w:tc>
          <w:tcPr>
            <w:tcW w:w="1590" w:type="dxa"/>
            <w:vMerge/>
            <w:tcBorders>
              <w:top w:val="single" w:sz="4" w:space="0" w:color="000000"/>
            </w:tcBorders>
            <w:vAlign w:val="center"/>
          </w:tcPr>
          <w:p w14:paraId="0A9343F8"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4EA33791"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Lactic acid</w:t>
            </w:r>
          </w:p>
        </w:tc>
        <w:tc>
          <w:tcPr>
            <w:tcW w:w="1843" w:type="dxa"/>
          </w:tcPr>
          <w:p w14:paraId="66979189"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39.33 ± 1.15</w:t>
            </w:r>
          </w:p>
        </w:tc>
        <w:tc>
          <w:tcPr>
            <w:tcW w:w="1418" w:type="dxa"/>
          </w:tcPr>
          <w:p w14:paraId="5FB72922"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78.66</w:t>
            </w:r>
          </w:p>
        </w:tc>
        <w:tc>
          <w:tcPr>
            <w:tcW w:w="1701" w:type="dxa"/>
          </w:tcPr>
          <w:p w14:paraId="10B1DA91"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76–80</w:t>
            </w:r>
          </w:p>
        </w:tc>
      </w:tr>
      <w:tr w:rsidR="00552B94" w14:paraId="3D3058F7" w14:textId="77777777">
        <w:tc>
          <w:tcPr>
            <w:tcW w:w="1590" w:type="dxa"/>
            <w:vMerge/>
            <w:tcBorders>
              <w:top w:val="single" w:sz="4" w:space="0" w:color="000000"/>
            </w:tcBorders>
            <w:vAlign w:val="center"/>
          </w:tcPr>
          <w:p w14:paraId="22454C6E"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5791D0AE"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CO</w:t>
            </w:r>
            <w:r>
              <w:rPr>
                <w:rFonts w:ascii="Times New Roman" w:eastAsia="Times New Roman" w:hAnsi="Times New Roman" w:cs="Times New Roman"/>
                <w:sz w:val="24"/>
                <w:szCs w:val="24"/>
                <w:vertAlign w:val="subscript"/>
              </w:rPr>
              <w:t>2</w:t>
            </w:r>
          </w:p>
        </w:tc>
        <w:tc>
          <w:tcPr>
            <w:tcW w:w="1843" w:type="dxa"/>
          </w:tcPr>
          <w:p w14:paraId="0FFF904F"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32.33 ± 6.11</w:t>
            </w:r>
          </w:p>
        </w:tc>
        <w:tc>
          <w:tcPr>
            <w:tcW w:w="1418" w:type="dxa"/>
          </w:tcPr>
          <w:p w14:paraId="5A4FEC28"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64.66</w:t>
            </w:r>
          </w:p>
        </w:tc>
        <w:tc>
          <w:tcPr>
            <w:tcW w:w="1701" w:type="dxa"/>
          </w:tcPr>
          <w:p w14:paraId="4723A2FB"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54–78</w:t>
            </w:r>
          </w:p>
        </w:tc>
      </w:tr>
      <w:tr w:rsidR="00552B94" w14:paraId="7C865EB6" w14:textId="77777777">
        <w:tc>
          <w:tcPr>
            <w:tcW w:w="1590" w:type="dxa"/>
            <w:vMerge/>
            <w:tcBorders>
              <w:top w:val="single" w:sz="4" w:space="0" w:color="000000"/>
            </w:tcBorders>
            <w:vAlign w:val="center"/>
          </w:tcPr>
          <w:p w14:paraId="02D1D726"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473770FF"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Sound frequency</w:t>
            </w:r>
          </w:p>
        </w:tc>
        <w:tc>
          <w:tcPr>
            <w:tcW w:w="1843" w:type="dxa"/>
          </w:tcPr>
          <w:p w14:paraId="34F6B637"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30.00 ± 3.46</w:t>
            </w:r>
          </w:p>
        </w:tc>
        <w:tc>
          <w:tcPr>
            <w:tcW w:w="1418" w:type="dxa"/>
          </w:tcPr>
          <w:p w14:paraId="77B922B6"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60.00</w:t>
            </w:r>
          </w:p>
        </w:tc>
        <w:tc>
          <w:tcPr>
            <w:tcW w:w="1701" w:type="dxa"/>
          </w:tcPr>
          <w:p w14:paraId="14758BF1"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52–64</w:t>
            </w:r>
          </w:p>
        </w:tc>
      </w:tr>
      <w:tr w:rsidR="00552B94" w14:paraId="66BE55F0" w14:textId="77777777">
        <w:tc>
          <w:tcPr>
            <w:tcW w:w="1590" w:type="dxa"/>
            <w:vMerge w:val="restart"/>
            <w:vAlign w:val="center"/>
          </w:tcPr>
          <w:p w14:paraId="49EC54DE"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Two-mode combinations</w:t>
            </w:r>
          </w:p>
        </w:tc>
        <w:tc>
          <w:tcPr>
            <w:tcW w:w="3054" w:type="dxa"/>
          </w:tcPr>
          <w:p w14:paraId="0A80A018"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UV-A + Lactic acid</w:t>
            </w:r>
          </w:p>
        </w:tc>
        <w:tc>
          <w:tcPr>
            <w:tcW w:w="1843" w:type="dxa"/>
          </w:tcPr>
          <w:p w14:paraId="038A6B39"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34.67 ± 4.50</w:t>
            </w:r>
          </w:p>
        </w:tc>
        <w:tc>
          <w:tcPr>
            <w:tcW w:w="1418" w:type="dxa"/>
          </w:tcPr>
          <w:p w14:paraId="70402D84"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69.34</w:t>
            </w:r>
          </w:p>
        </w:tc>
        <w:tc>
          <w:tcPr>
            <w:tcW w:w="1701" w:type="dxa"/>
          </w:tcPr>
          <w:p w14:paraId="691F098D"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60–78</w:t>
            </w:r>
          </w:p>
        </w:tc>
      </w:tr>
      <w:tr w:rsidR="00552B94" w14:paraId="346F76E9" w14:textId="77777777">
        <w:tc>
          <w:tcPr>
            <w:tcW w:w="1590" w:type="dxa"/>
            <w:vMerge/>
            <w:vAlign w:val="center"/>
          </w:tcPr>
          <w:p w14:paraId="2EF3D1B9"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5AC17182"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UV-A + Sound frequency</w:t>
            </w:r>
          </w:p>
        </w:tc>
        <w:tc>
          <w:tcPr>
            <w:tcW w:w="1843" w:type="dxa"/>
          </w:tcPr>
          <w:p w14:paraId="4A2C771F"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28.67 ± 7.57</w:t>
            </w:r>
          </w:p>
        </w:tc>
        <w:tc>
          <w:tcPr>
            <w:tcW w:w="1418" w:type="dxa"/>
          </w:tcPr>
          <w:p w14:paraId="26E2B382"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57.34</w:t>
            </w:r>
          </w:p>
        </w:tc>
        <w:tc>
          <w:tcPr>
            <w:tcW w:w="1701" w:type="dxa"/>
          </w:tcPr>
          <w:p w14:paraId="620D547F"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40–68</w:t>
            </w:r>
          </w:p>
        </w:tc>
      </w:tr>
      <w:tr w:rsidR="00552B94" w14:paraId="28C2C092" w14:textId="77777777">
        <w:tc>
          <w:tcPr>
            <w:tcW w:w="1590" w:type="dxa"/>
            <w:vMerge/>
            <w:vAlign w:val="center"/>
          </w:tcPr>
          <w:p w14:paraId="33319C44"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1144AB75"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UV-A + CO</w:t>
            </w:r>
            <w:r>
              <w:rPr>
                <w:rFonts w:ascii="Times New Roman" w:eastAsia="Times New Roman" w:hAnsi="Times New Roman" w:cs="Times New Roman"/>
                <w:sz w:val="24"/>
                <w:szCs w:val="24"/>
                <w:vertAlign w:val="subscript"/>
              </w:rPr>
              <w:t>2</w:t>
            </w:r>
          </w:p>
        </w:tc>
        <w:tc>
          <w:tcPr>
            <w:tcW w:w="1843" w:type="dxa"/>
          </w:tcPr>
          <w:p w14:paraId="12725750"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26.33 ± 6.50</w:t>
            </w:r>
          </w:p>
        </w:tc>
        <w:tc>
          <w:tcPr>
            <w:tcW w:w="1418" w:type="dxa"/>
          </w:tcPr>
          <w:p w14:paraId="478C4731"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52.66</w:t>
            </w:r>
          </w:p>
        </w:tc>
        <w:tc>
          <w:tcPr>
            <w:tcW w:w="1701" w:type="dxa"/>
          </w:tcPr>
          <w:p w14:paraId="6B94064E" w14:textId="77777777" w:rsidR="00552B94" w:rsidRDefault="00000000">
            <w:pPr>
              <w:spacing w:after="0" w:line="240" w:lineRule="auto"/>
              <w:jc w:val="both"/>
            </w:pPr>
            <w:r>
              <w:rPr>
                <w:rFonts w:ascii="Times New Roman" w:eastAsia="Times New Roman" w:hAnsi="Times New Roman" w:cs="Times New Roman"/>
                <w:sz w:val="24"/>
                <w:szCs w:val="24"/>
              </w:rPr>
              <w:t>40–66</w:t>
            </w:r>
          </w:p>
        </w:tc>
      </w:tr>
      <w:tr w:rsidR="00552B94" w14:paraId="0956E8ED" w14:textId="77777777">
        <w:tc>
          <w:tcPr>
            <w:tcW w:w="1590" w:type="dxa"/>
            <w:vMerge/>
            <w:vAlign w:val="center"/>
          </w:tcPr>
          <w:p w14:paraId="5262599C"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221494D5"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Lactic acid + Sound frequency</w:t>
            </w:r>
          </w:p>
        </w:tc>
        <w:tc>
          <w:tcPr>
            <w:tcW w:w="1843" w:type="dxa"/>
          </w:tcPr>
          <w:p w14:paraId="0A9E7D15"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35.33 ± 4.72</w:t>
            </w:r>
          </w:p>
        </w:tc>
        <w:tc>
          <w:tcPr>
            <w:tcW w:w="1418" w:type="dxa"/>
          </w:tcPr>
          <w:p w14:paraId="7D314FF7"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70.66</w:t>
            </w:r>
          </w:p>
        </w:tc>
        <w:tc>
          <w:tcPr>
            <w:tcW w:w="1701" w:type="dxa"/>
          </w:tcPr>
          <w:p w14:paraId="67D59F8E" w14:textId="77777777" w:rsidR="00552B94" w:rsidRDefault="00000000">
            <w:pPr>
              <w:spacing w:after="0" w:line="240" w:lineRule="auto"/>
              <w:jc w:val="both"/>
            </w:pPr>
            <w:r>
              <w:rPr>
                <w:rFonts w:ascii="Times New Roman" w:eastAsia="Times New Roman" w:hAnsi="Times New Roman" w:cs="Times New Roman"/>
                <w:sz w:val="24"/>
                <w:szCs w:val="24"/>
              </w:rPr>
              <w:t>60–78</w:t>
            </w:r>
          </w:p>
        </w:tc>
      </w:tr>
      <w:tr w:rsidR="00552B94" w14:paraId="1065F029" w14:textId="77777777">
        <w:tc>
          <w:tcPr>
            <w:tcW w:w="1590" w:type="dxa"/>
            <w:vMerge/>
            <w:vAlign w:val="center"/>
          </w:tcPr>
          <w:p w14:paraId="66327382"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388630E5"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Lactic acid + CO</w:t>
            </w:r>
            <w:r>
              <w:rPr>
                <w:rFonts w:ascii="Times New Roman" w:eastAsia="Times New Roman" w:hAnsi="Times New Roman" w:cs="Times New Roman"/>
                <w:sz w:val="24"/>
                <w:szCs w:val="24"/>
                <w:vertAlign w:val="subscript"/>
              </w:rPr>
              <w:t>2</w:t>
            </w:r>
          </w:p>
        </w:tc>
        <w:tc>
          <w:tcPr>
            <w:tcW w:w="1843" w:type="dxa"/>
          </w:tcPr>
          <w:p w14:paraId="0F0EA5E6"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34.67 ± 3.06</w:t>
            </w:r>
          </w:p>
        </w:tc>
        <w:tc>
          <w:tcPr>
            <w:tcW w:w="1418" w:type="dxa"/>
          </w:tcPr>
          <w:p w14:paraId="3FFF20D3"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69.34</w:t>
            </w:r>
          </w:p>
        </w:tc>
        <w:tc>
          <w:tcPr>
            <w:tcW w:w="1701" w:type="dxa"/>
          </w:tcPr>
          <w:p w14:paraId="399B284D" w14:textId="77777777" w:rsidR="00552B94" w:rsidRDefault="00000000">
            <w:pPr>
              <w:spacing w:after="0" w:line="240" w:lineRule="auto"/>
              <w:jc w:val="both"/>
            </w:pPr>
            <w:r>
              <w:rPr>
                <w:rFonts w:ascii="Times New Roman" w:eastAsia="Times New Roman" w:hAnsi="Times New Roman" w:cs="Times New Roman"/>
                <w:sz w:val="24"/>
                <w:szCs w:val="24"/>
              </w:rPr>
              <w:t>64–76</w:t>
            </w:r>
          </w:p>
        </w:tc>
      </w:tr>
      <w:tr w:rsidR="00552B94" w14:paraId="17B06C4D" w14:textId="77777777">
        <w:tc>
          <w:tcPr>
            <w:tcW w:w="1590" w:type="dxa"/>
            <w:vMerge/>
            <w:vAlign w:val="center"/>
          </w:tcPr>
          <w:p w14:paraId="31BB14BC"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711740D8"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Sound frequency + CO</w:t>
            </w:r>
            <w:r>
              <w:rPr>
                <w:rFonts w:ascii="Times New Roman" w:eastAsia="Times New Roman" w:hAnsi="Times New Roman" w:cs="Times New Roman"/>
                <w:sz w:val="24"/>
                <w:szCs w:val="24"/>
                <w:vertAlign w:val="subscript"/>
              </w:rPr>
              <w:t>2</w:t>
            </w:r>
          </w:p>
        </w:tc>
        <w:tc>
          <w:tcPr>
            <w:tcW w:w="1843" w:type="dxa"/>
          </w:tcPr>
          <w:p w14:paraId="241F826D"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27.00 ± 7.81</w:t>
            </w:r>
          </w:p>
        </w:tc>
        <w:tc>
          <w:tcPr>
            <w:tcW w:w="1418" w:type="dxa"/>
          </w:tcPr>
          <w:p w14:paraId="67DB4F0F"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54.00</w:t>
            </w:r>
          </w:p>
        </w:tc>
        <w:tc>
          <w:tcPr>
            <w:tcW w:w="1701" w:type="dxa"/>
          </w:tcPr>
          <w:p w14:paraId="6374ECE1" w14:textId="77777777" w:rsidR="00552B94" w:rsidRDefault="00000000">
            <w:pPr>
              <w:spacing w:after="0" w:line="240" w:lineRule="auto"/>
              <w:jc w:val="both"/>
            </w:pPr>
            <w:r>
              <w:rPr>
                <w:rFonts w:ascii="Times New Roman" w:eastAsia="Times New Roman" w:hAnsi="Times New Roman" w:cs="Times New Roman"/>
                <w:sz w:val="24"/>
                <w:szCs w:val="24"/>
              </w:rPr>
              <w:t>36–64</w:t>
            </w:r>
          </w:p>
        </w:tc>
      </w:tr>
      <w:tr w:rsidR="00552B94" w14:paraId="74BF6ECE" w14:textId="77777777">
        <w:tc>
          <w:tcPr>
            <w:tcW w:w="1590" w:type="dxa"/>
            <w:vMerge w:val="restart"/>
            <w:vAlign w:val="center"/>
          </w:tcPr>
          <w:p w14:paraId="66378369"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Three-mode combinations</w:t>
            </w:r>
          </w:p>
        </w:tc>
        <w:tc>
          <w:tcPr>
            <w:tcW w:w="3054" w:type="dxa"/>
          </w:tcPr>
          <w:p w14:paraId="7AB9513F"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UV-A + Sound frequency + CO</w:t>
            </w:r>
            <w:r>
              <w:rPr>
                <w:rFonts w:ascii="Times New Roman" w:eastAsia="Times New Roman" w:hAnsi="Times New Roman" w:cs="Times New Roman"/>
                <w:sz w:val="24"/>
                <w:szCs w:val="24"/>
                <w:vertAlign w:val="subscript"/>
              </w:rPr>
              <w:t>2</w:t>
            </w:r>
          </w:p>
        </w:tc>
        <w:tc>
          <w:tcPr>
            <w:tcW w:w="1843" w:type="dxa"/>
          </w:tcPr>
          <w:p w14:paraId="326ED2A0"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34.67 ± 2.89</w:t>
            </w:r>
          </w:p>
        </w:tc>
        <w:tc>
          <w:tcPr>
            <w:tcW w:w="1418" w:type="dxa"/>
          </w:tcPr>
          <w:p w14:paraId="60931DF6"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69.34</w:t>
            </w:r>
          </w:p>
        </w:tc>
        <w:tc>
          <w:tcPr>
            <w:tcW w:w="1701" w:type="dxa"/>
          </w:tcPr>
          <w:p w14:paraId="06F15E68" w14:textId="77777777" w:rsidR="00552B94" w:rsidRDefault="00000000">
            <w:pPr>
              <w:spacing w:after="0" w:line="240" w:lineRule="auto"/>
              <w:jc w:val="both"/>
            </w:pPr>
            <w:r>
              <w:rPr>
                <w:rFonts w:ascii="Times New Roman" w:eastAsia="Times New Roman" w:hAnsi="Times New Roman" w:cs="Times New Roman"/>
                <w:sz w:val="24"/>
                <w:szCs w:val="24"/>
              </w:rPr>
              <w:t>66–76</w:t>
            </w:r>
          </w:p>
        </w:tc>
      </w:tr>
      <w:tr w:rsidR="00552B94" w14:paraId="230454F8" w14:textId="77777777">
        <w:tc>
          <w:tcPr>
            <w:tcW w:w="1590" w:type="dxa"/>
            <w:vMerge/>
            <w:vAlign w:val="center"/>
          </w:tcPr>
          <w:p w14:paraId="6F0AC96C"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0BDE265B"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 xml:space="preserve">UV-A + Sound frequency + </w:t>
            </w:r>
            <w:r>
              <w:rPr>
                <w:rFonts w:ascii="Times New Roman" w:eastAsia="Times New Roman" w:hAnsi="Times New Roman" w:cs="Times New Roman"/>
                <w:sz w:val="24"/>
                <w:szCs w:val="24"/>
              </w:rPr>
              <w:lastRenderedPageBreak/>
              <w:t xml:space="preserve">Lactic acid </w:t>
            </w:r>
          </w:p>
        </w:tc>
        <w:tc>
          <w:tcPr>
            <w:tcW w:w="1843" w:type="dxa"/>
          </w:tcPr>
          <w:p w14:paraId="647216BF"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42.00 ± 4.36</w:t>
            </w:r>
          </w:p>
        </w:tc>
        <w:tc>
          <w:tcPr>
            <w:tcW w:w="1418" w:type="dxa"/>
          </w:tcPr>
          <w:p w14:paraId="07DF853E"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84.00</w:t>
            </w:r>
          </w:p>
        </w:tc>
        <w:tc>
          <w:tcPr>
            <w:tcW w:w="1701" w:type="dxa"/>
          </w:tcPr>
          <w:p w14:paraId="2507458F" w14:textId="77777777" w:rsidR="00552B94" w:rsidRDefault="00000000">
            <w:pPr>
              <w:spacing w:after="0" w:line="240" w:lineRule="auto"/>
              <w:jc w:val="both"/>
            </w:pPr>
            <w:r>
              <w:rPr>
                <w:rFonts w:ascii="Times New Roman" w:eastAsia="Times New Roman" w:hAnsi="Times New Roman" w:cs="Times New Roman"/>
                <w:sz w:val="24"/>
                <w:szCs w:val="24"/>
              </w:rPr>
              <w:t>64–90</w:t>
            </w:r>
          </w:p>
        </w:tc>
      </w:tr>
      <w:tr w:rsidR="00552B94" w14:paraId="39CC2C80" w14:textId="77777777">
        <w:tc>
          <w:tcPr>
            <w:tcW w:w="1590" w:type="dxa"/>
            <w:vMerge/>
            <w:vAlign w:val="center"/>
          </w:tcPr>
          <w:p w14:paraId="783C75A6"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427A4D0D"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UV-A + 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Lactic acid</w:t>
            </w:r>
          </w:p>
        </w:tc>
        <w:tc>
          <w:tcPr>
            <w:tcW w:w="1843" w:type="dxa"/>
          </w:tcPr>
          <w:p w14:paraId="68EACD5A"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37.66 ± 7.02</w:t>
            </w:r>
          </w:p>
        </w:tc>
        <w:tc>
          <w:tcPr>
            <w:tcW w:w="1418" w:type="dxa"/>
          </w:tcPr>
          <w:p w14:paraId="12D4E98A"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75.32</w:t>
            </w:r>
          </w:p>
        </w:tc>
        <w:tc>
          <w:tcPr>
            <w:tcW w:w="1701" w:type="dxa"/>
          </w:tcPr>
          <w:p w14:paraId="0D0FFF92" w14:textId="77777777" w:rsidR="00552B94" w:rsidRDefault="00000000">
            <w:pPr>
              <w:spacing w:after="0" w:line="240" w:lineRule="auto"/>
              <w:jc w:val="both"/>
            </w:pPr>
            <w:r>
              <w:rPr>
                <w:rFonts w:ascii="Times New Roman" w:eastAsia="Times New Roman" w:hAnsi="Times New Roman" w:cs="Times New Roman"/>
                <w:sz w:val="24"/>
                <w:szCs w:val="24"/>
              </w:rPr>
              <w:t>62–90</w:t>
            </w:r>
          </w:p>
        </w:tc>
      </w:tr>
      <w:tr w:rsidR="00552B94" w14:paraId="18895D6F" w14:textId="77777777">
        <w:tc>
          <w:tcPr>
            <w:tcW w:w="1590" w:type="dxa"/>
            <w:vMerge/>
            <w:vAlign w:val="center"/>
          </w:tcPr>
          <w:p w14:paraId="68D407A2" w14:textId="77777777" w:rsidR="00552B94" w:rsidRDefault="00552B94">
            <w:pPr>
              <w:snapToGrid w:val="0"/>
              <w:spacing w:after="0" w:line="240" w:lineRule="auto"/>
              <w:rPr>
                <w:rFonts w:ascii="Times New Roman" w:eastAsia="Times New Roman" w:hAnsi="Times New Roman" w:cs="Times New Roman"/>
                <w:b/>
                <w:bCs/>
                <w:sz w:val="24"/>
                <w:szCs w:val="24"/>
              </w:rPr>
            </w:pPr>
          </w:p>
        </w:tc>
        <w:tc>
          <w:tcPr>
            <w:tcW w:w="3054" w:type="dxa"/>
          </w:tcPr>
          <w:p w14:paraId="2935C997"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Sound frequency + 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Lactic acid</w:t>
            </w:r>
          </w:p>
        </w:tc>
        <w:tc>
          <w:tcPr>
            <w:tcW w:w="1843" w:type="dxa"/>
          </w:tcPr>
          <w:p w14:paraId="0F836360"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19.67 ± 5.03</w:t>
            </w:r>
          </w:p>
        </w:tc>
        <w:tc>
          <w:tcPr>
            <w:tcW w:w="1418" w:type="dxa"/>
          </w:tcPr>
          <w:p w14:paraId="3E881239"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39.34</w:t>
            </w:r>
          </w:p>
        </w:tc>
        <w:tc>
          <w:tcPr>
            <w:tcW w:w="1701" w:type="dxa"/>
          </w:tcPr>
          <w:p w14:paraId="052FDEF7" w14:textId="77777777" w:rsidR="00552B94" w:rsidRDefault="00000000">
            <w:pPr>
              <w:spacing w:after="0" w:line="240" w:lineRule="auto"/>
              <w:jc w:val="both"/>
            </w:pPr>
            <w:r>
              <w:rPr>
                <w:rFonts w:ascii="Times New Roman" w:eastAsia="Times New Roman" w:hAnsi="Times New Roman" w:cs="Times New Roman"/>
                <w:sz w:val="24"/>
                <w:szCs w:val="24"/>
              </w:rPr>
              <w:t>30–50</w:t>
            </w:r>
          </w:p>
        </w:tc>
      </w:tr>
      <w:tr w:rsidR="00552B94" w14:paraId="46C532A0" w14:textId="77777777">
        <w:tc>
          <w:tcPr>
            <w:tcW w:w="1590" w:type="dxa"/>
            <w:tcBorders>
              <w:bottom w:val="single" w:sz="4" w:space="0" w:color="000000"/>
            </w:tcBorders>
            <w:vAlign w:val="center"/>
          </w:tcPr>
          <w:p w14:paraId="68D22B89"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Four-mode combination</w:t>
            </w:r>
          </w:p>
        </w:tc>
        <w:tc>
          <w:tcPr>
            <w:tcW w:w="3054" w:type="dxa"/>
            <w:tcBorders>
              <w:bottom w:val="single" w:sz="4" w:space="0" w:color="000000"/>
            </w:tcBorders>
          </w:tcPr>
          <w:p w14:paraId="61DD1A28"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UV-A + Sound frequency + 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Lactic acid</w:t>
            </w:r>
          </w:p>
        </w:tc>
        <w:tc>
          <w:tcPr>
            <w:tcW w:w="1843" w:type="dxa"/>
            <w:tcBorders>
              <w:bottom w:val="single" w:sz="4" w:space="0" w:color="000000"/>
            </w:tcBorders>
          </w:tcPr>
          <w:p w14:paraId="7A41663E" w14:textId="77777777" w:rsidR="00552B9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45.66 ± 3.05</w:t>
            </w:r>
          </w:p>
        </w:tc>
        <w:tc>
          <w:tcPr>
            <w:tcW w:w="1418" w:type="dxa"/>
            <w:tcBorders>
              <w:bottom w:val="single" w:sz="4" w:space="0" w:color="000000"/>
            </w:tcBorders>
          </w:tcPr>
          <w:p w14:paraId="39FC4013"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91.33</w:t>
            </w:r>
          </w:p>
        </w:tc>
        <w:tc>
          <w:tcPr>
            <w:tcW w:w="1701" w:type="dxa"/>
            <w:tcBorders>
              <w:bottom w:val="single" w:sz="4" w:space="0" w:color="000000"/>
            </w:tcBorders>
          </w:tcPr>
          <w:p w14:paraId="1D32F3F1"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86–98</w:t>
            </w:r>
          </w:p>
        </w:tc>
      </w:tr>
    </w:tbl>
    <w:p w14:paraId="1634084F" w14:textId="77777777" w:rsidR="00552B94" w:rsidRDefault="00552B94">
      <w:pPr>
        <w:spacing w:after="0" w:line="240" w:lineRule="auto"/>
        <w:jc w:val="both"/>
        <w:rPr>
          <w:rFonts w:ascii="Times New Roman" w:eastAsia="Arial" w:hAnsi="Times New Roman" w:cs="Times New Roman"/>
          <w:sz w:val="24"/>
          <w:szCs w:val="24"/>
        </w:rPr>
      </w:pPr>
    </w:p>
    <w:p w14:paraId="652F6C8E" w14:textId="77777777" w:rsidR="00552B94" w:rsidRDefault="00000000">
      <w:pPr>
        <w:spacing w:after="0" w:line="240" w:lineRule="auto"/>
        <w:jc w:val="both"/>
        <w:rPr>
          <w:rFonts w:ascii="Times New Roman" w:eastAsia="Arial" w:hAnsi="Times New Roman" w:cs="Times New Roman"/>
          <w:sz w:val="24"/>
          <w:szCs w:val="24"/>
        </w:rPr>
      </w:pPr>
      <w:del w:id="27" w:author="Author" w:date="2026-07-23T01:26:00Z">
        <w:r>
          <w:delText>Note: Values are presented as means ± standard deviations of three replications. Each replication used 50 female Ae. aegypti mosquitoes. The observed range represents the minimum and maximum percentage recorded across the three replications. Experiments were conducted from 31 May to 17 December 2019 at the Faculty of Medicine, Public Health and Nursing, Universitas Gadjah Mada, Yogyakarta, Indonesia.</w:delText>
        </w:r>
      </w:del>
      <w:ins w:id="28" w:author="Author" w:date="2026-07-23T01:26:00Z">
        <w:r>
          <w:t>Note: Values are presented as means ± standard deviations of three replications. Each replication used 50 adult female Ae. aegypti mosquitoes. The observed range represents the minimum and maximum percentage of mosquitoes captured or electrocuted across the three replications. Experiments were conducted from 31 May to 17 December 2019 at the Faculty of Medicine, Public Health and Nursing, Universitas Gadjah Mada, Yogyakarta, Indonesia.</w:t>
        </w:r>
      </w:ins>
    </w:p>
    <w:p w14:paraId="676463B8" w14:textId="77777777" w:rsidR="00552B94" w:rsidRDefault="00552B94">
      <w:pPr>
        <w:spacing w:after="0" w:line="240" w:lineRule="auto"/>
        <w:jc w:val="both"/>
        <w:rPr>
          <w:rFonts w:ascii="Times New Roman" w:eastAsia="Arial" w:hAnsi="Times New Roman" w:cs="Times New Roman"/>
          <w:sz w:val="24"/>
          <w:szCs w:val="24"/>
        </w:rPr>
      </w:pPr>
    </w:p>
    <w:p w14:paraId="11526569"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noProof/>
          <w:sz w:val="24"/>
          <w:szCs w:val="24"/>
        </w:rPr>
        <w:drawing>
          <wp:inline distT="0" distB="0" distL="0" distR="0" wp14:anchorId="433C0822" wp14:editId="7110E92C">
            <wp:extent cx="5350510" cy="30111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2"/>
                    <a:srcRect l="-2" t="-4" r="-2" b="-4"/>
                    <a:stretch>
                      <a:fillRect/>
                    </a:stretch>
                  </pic:blipFill>
                  <pic:spPr bwMode="auto">
                    <a:xfrm>
                      <a:off x="0" y="0"/>
                      <a:ext cx="5350510" cy="3011170"/>
                    </a:xfrm>
                    <a:prstGeom prst="rect">
                      <a:avLst/>
                    </a:prstGeom>
                    <a:noFill/>
                  </pic:spPr>
                </pic:pic>
              </a:graphicData>
            </a:graphic>
          </wp:inline>
        </w:drawing>
      </w:r>
    </w:p>
    <w:p w14:paraId="21091F46" w14:textId="77777777" w:rsidR="00552B94" w:rsidRDefault="00552B94">
      <w:pPr>
        <w:spacing w:after="0" w:line="240" w:lineRule="auto"/>
        <w:jc w:val="both"/>
        <w:rPr>
          <w:rFonts w:ascii="Times New Roman" w:eastAsia="Arial" w:hAnsi="Times New Roman" w:cs="Times New Roman"/>
          <w:b/>
          <w:bCs/>
          <w:sz w:val="24"/>
          <w:szCs w:val="24"/>
        </w:rPr>
      </w:pPr>
    </w:p>
    <w:p w14:paraId="760187C2" w14:textId="77777777" w:rsidR="00552B94" w:rsidRDefault="00000000">
      <w:pPr>
        <w:spacing w:after="0" w:line="240" w:lineRule="auto"/>
        <w:jc w:val="both"/>
        <w:rPr>
          <w:rFonts w:ascii="Times New Roman" w:eastAsia="Arial" w:hAnsi="Times New Roman" w:cs="Times New Roman"/>
          <w:b/>
          <w:bCs/>
          <w:sz w:val="24"/>
          <w:szCs w:val="24"/>
        </w:rPr>
      </w:pPr>
      <w:del w:id="29" w:author="Author" w:date="2026-07-23T01:26:00Z">
        <w:r>
          <w:delText>Fig. 1. Mean effectiveness of single, two-mode, three-mode, and four-mode attractant combinations against Aedes aegypti. Error bars represent standard deviations from three replications. Each replication used 50 female Ae. aegypti mosquitoes.</w:delText>
        </w:r>
      </w:del>
      <w:ins w:id="30" w:author="Author" w:date="2026-07-23T01:26:00Z">
        <w:r>
          <w:t>Fig. 1. Mean effectiveness of single, two-mode, three-mode, and four-mode attractant combinations for capturing or electrocuting adult female Aedes aegypti in laboratory testing in Yogyakarta, Indonesia, 2019. Error bars represent standard deviations from three replications. Each replication used 50 female Ae. aegypti mosquitoes.</w:t>
        </w:r>
      </w:ins>
    </w:p>
    <w:p w14:paraId="33C21AAF" w14:textId="77777777" w:rsidR="00552B94" w:rsidRDefault="00552B94">
      <w:pPr>
        <w:spacing w:after="0" w:line="240" w:lineRule="auto"/>
        <w:jc w:val="both"/>
        <w:rPr>
          <w:rFonts w:ascii="Times New Roman" w:eastAsia="Arial" w:hAnsi="Times New Roman" w:cs="Times New Roman"/>
          <w:b/>
          <w:bCs/>
          <w:sz w:val="24"/>
          <w:szCs w:val="24"/>
        </w:rPr>
      </w:pPr>
    </w:p>
    <w:p w14:paraId="38867322" w14:textId="77777777" w:rsidR="00552B94" w:rsidRDefault="00000000">
      <w:pPr>
        <w:spacing w:after="0" w:line="240" w:lineRule="auto"/>
        <w:jc w:val="both"/>
      </w:pPr>
      <w:r>
        <w:rPr>
          <w:rFonts w:ascii="Times New Roman" w:eastAsia="Arial" w:hAnsi="Times New Roman" w:cs="Times New Roman"/>
          <w:sz w:val="24"/>
          <w:szCs w:val="24"/>
        </w:rPr>
        <w:t>Figure 1 illustrates the mean effectiveness of single, two-mode, three-mode, and four-mode attractant combinations with standard deviation error bars. The four-mode combination showed the highest mean effectiveness, while the sound frequency + CO₂ + lactic acid combination showed the lowest effectiveness among the three-mode combinations. This visualization supports the tabulated findings and shows the variability across the three replications.</w:t>
      </w:r>
    </w:p>
    <w:p w14:paraId="18FBA4BD" w14:textId="77777777" w:rsidR="00552B94" w:rsidRDefault="00552B94">
      <w:pPr>
        <w:spacing w:after="0" w:line="240" w:lineRule="auto"/>
        <w:jc w:val="both"/>
        <w:rPr>
          <w:rFonts w:ascii="Times New Roman" w:eastAsia="Arial" w:hAnsi="Times New Roman" w:cs="Times New Roman"/>
          <w:b/>
          <w:bCs/>
          <w:sz w:val="24"/>
          <w:szCs w:val="24"/>
        </w:rPr>
      </w:pPr>
    </w:p>
    <w:p w14:paraId="08EBA1C8" w14:textId="77777777" w:rsidR="00552B94" w:rsidRDefault="00000000">
      <w:pPr>
        <w:spacing w:after="0" w:line="240" w:lineRule="auto"/>
        <w:jc w:val="both"/>
        <w:rPr>
          <w:rFonts w:ascii="Times New Roman" w:eastAsia="Arial" w:hAnsi="Times New Roman" w:cs="Times New Roman"/>
          <w:sz w:val="24"/>
          <w:szCs w:val="24"/>
        </w:rPr>
      </w:pPr>
      <w:del w:id="31" w:author="Author" w:date="2026-07-23T01:26:00Z">
        <w:r>
          <w:delText>Table 4. Comparison of the multimodal trap with commercial traps and the suction-only negative control in the enclosed-room test</w:delText>
        </w:r>
      </w:del>
      <w:ins w:id="32" w:author="Author" w:date="2026-07-23T01:26:00Z">
        <w:r>
          <w:t>Table 4. Comparison of the non-insecticide multimodal trap with commercial mosquito traps and a suction-only negative control for adult female Aedes aegypti in enclosed-room testing in Yogyakarta, Indonesia, 2019.</w:t>
        </w:r>
      </w:ins>
    </w:p>
    <w:p w14:paraId="52AA3532" w14:textId="77777777" w:rsidR="00552B94" w:rsidRDefault="00552B94">
      <w:pPr>
        <w:spacing w:after="0" w:line="240" w:lineRule="auto"/>
        <w:jc w:val="both"/>
        <w:rPr>
          <w:rFonts w:ascii="Times New Roman" w:eastAsia="Arial" w:hAnsi="Times New Roman" w:cs="Times New Roman"/>
          <w:b/>
          <w:bCs/>
          <w:sz w:val="24"/>
          <w:szCs w:val="24"/>
        </w:rPr>
      </w:pPr>
    </w:p>
    <w:tbl>
      <w:tblPr>
        <w:tblW w:w="9622" w:type="dxa"/>
        <w:tblLayout w:type="fixed"/>
        <w:tblLook w:val="0000" w:firstRow="0" w:lastRow="0" w:firstColumn="0" w:lastColumn="0" w:noHBand="0" w:noVBand="0"/>
      </w:tblPr>
      <w:tblGrid>
        <w:gridCol w:w="3269"/>
        <w:gridCol w:w="1942"/>
        <w:gridCol w:w="1961"/>
        <w:gridCol w:w="1269"/>
        <w:gridCol w:w="1181"/>
      </w:tblGrid>
      <w:tr w:rsidR="00552B94" w14:paraId="5E93856F" w14:textId="77777777">
        <w:tc>
          <w:tcPr>
            <w:tcW w:w="3269" w:type="dxa"/>
            <w:tcBorders>
              <w:top w:val="single" w:sz="4" w:space="0" w:color="000000"/>
              <w:bottom w:val="single" w:sz="4" w:space="0" w:color="000000"/>
            </w:tcBorders>
            <w:vAlign w:val="center"/>
          </w:tcPr>
          <w:p w14:paraId="66C79A33"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Comparison</w:t>
            </w:r>
          </w:p>
        </w:tc>
        <w:tc>
          <w:tcPr>
            <w:tcW w:w="1942" w:type="dxa"/>
            <w:tcBorders>
              <w:top w:val="single" w:sz="4" w:space="0" w:color="000000"/>
              <w:bottom w:val="single" w:sz="4" w:space="0" w:color="000000"/>
            </w:tcBorders>
            <w:vAlign w:val="center"/>
          </w:tcPr>
          <w:p w14:paraId="12738AF8"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Multimodal Trap, Mean ± SD</w:t>
            </w:r>
          </w:p>
        </w:tc>
        <w:tc>
          <w:tcPr>
            <w:tcW w:w="1961" w:type="dxa"/>
            <w:tcBorders>
              <w:top w:val="single" w:sz="4" w:space="0" w:color="000000"/>
              <w:bottom w:val="single" w:sz="4" w:space="0" w:color="000000"/>
            </w:tcBorders>
          </w:tcPr>
          <w:p w14:paraId="75A709E8" w14:textId="77777777" w:rsidR="00552B94"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Comparator Group, Mean ± SD</w:t>
            </w:r>
          </w:p>
        </w:tc>
        <w:tc>
          <w:tcPr>
            <w:tcW w:w="1269" w:type="dxa"/>
            <w:tcBorders>
              <w:top w:val="single" w:sz="4" w:space="0" w:color="000000"/>
              <w:bottom w:val="single" w:sz="4" w:space="0" w:color="000000"/>
            </w:tcBorders>
            <w:vAlign w:val="center"/>
          </w:tcPr>
          <w:p w14:paraId="243403DE"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Mean difference</w:t>
            </w:r>
          </w:p>
        </w:tc>
        <w:tc>
          <w:tcPr>
            <w:tcW w:w="1181" w:type="dxa"/>
            <w:tcBorders>
              <w:top w:val="single" w:sz="4" w:space="0" w:color="000000"/>
              <w:bottom w:val="single" w:sz="4" w:space="0" w:color="000000"/>
            </w:tcBorders>
            <w:vAlign w:val="center"/>
          </w:tcPr>
          <w:p w14:paraId="7A85156A"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b/>
                <w:sz w:val="24"/>
                <w:szCs w:val="24"/>
              </w:rPr>
              <w:t>P value</w:t>
            </w:r>
          </w:p>
        </w:tc>
      </w:tr>
      <w:tr w:rsidR="00552B94" w14:paraId="58768E62" w14:textId="77777777">
        <w:tc>
          <w:tcPr>
            <w:tcW w:w="3269" w:type="dxa"/>
            <w:tcBorders>
              <w:top w:val="single" w:sz="4" w:space="0" w:color="000000"/>
            </w:tcBorders>
          </w:tcPr>
          <w:p w14:paraId="5C72CBF7"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Multimodal vs Mosquito Killer BG-360</w:t>
            </w:r>
          </w:p>
        </w:tc>
        <w:tc>
          <w:tcPr>
            <w:tcW w:w="1942" w:type="dxa"/>
            <w:tcBorders>
              <w:top w:val="single" w:sz="4" w:space="0" w:color="000000"/>
            </w:tcBorders>
          </w:tcPr>
          <w:p w14:paraId="3B079800"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34.66 ± 5.50</w:t>
            </w:r>
          </w:p>
        </w:tc>
        <w:tc>
          <w:tcPr>
            <w:tcW w:w="1961" w:type="dxa"/>
            <w:tcBorders>
              <w:top w:val="single" w:sz="4" w:space="0" w:color="000000"/>
            </w:tcBorders>
          </w:tcPr>
          <w:p w14:paraId="2D5F069A"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12.33 ± 3.05</w:t>
            </w:r>
          </w:p>
        </w:tc>
        <w:tc>
          <w:tcPr>
            <w:tcW w:w="1269" w:type="dxa"/>
            <w:tcBorders>
              <w:top w:val="single" w:sz="4" w:space="0" w:color="000000"/>
            </w:tcBorders>
          </w:tcPr>
          <w:p w14:paraId="318D0A2D"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22.33</w:t>
            </w:r>
          </w:p>
        </w:tc>
        <w:tc>
          <w:tcPr>
            <w:tcW w:w="1181" w:type="dxa"/>
            <w:tcBorders>
              <w:top w:val="single" w:sz="4" w:space="0" w:color="000000"/>
            </w:tcBorders>
          </w:tcPr>
          <w:p w14:paraId="0ACC3E16"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&lt; 0.001</w:t>
            </w:r>
          </w:p>
        </w:tc>
      </w:tr>
      <w:tr w:rsidR="00552B94" w14:paraId="381B4D3C" w14:textId="77777777">
        <w:trPr>
          <w:trHeight w:val="400"/>
        </w:trPr>
        <w:tc>
          <w:tcPr>
            <w:tcW w:w="3269" w:type="dxa"/>
          </w:tcPr>
          <w:p w14:paraId="57412EE0"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Multimodal vs Photocatalyst Mosquito and Fly Trap</w:t>
            </w:r>
          </w:p>
        </w:tc>
        <w:tc>
          <w:tcPr>
            <w:tcW w:w="1942" w:type="dxa"/>
          </w:tcPr>
          <w:p w14:paraId="7AB02914"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34.66 ± 5.50</w:t>
            </w:r>
          </w:p>
        </w:tc>
        <w:tc>
          <w:tcPr>
            <w:tcW w:w="1961" w:type="dxa"/>
          </w:tcPr>
          <w:p w14:paraId="5324DF12"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21.66 ± 3.51</w:t>
            </w:r>
          </w:p>
        </w:tc>
        <w:tc>
          <w:tcPr>
            <w:tcW w:w="1269" w:type="dxa"/>
          </w:tcPr>
          <w:p w14:paraId="488EAAA7"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13.00</w:t>
            </w:r>
          </w:p>
        </w:tc>
        <w:tc>
          <w:tcPr>
            <w:tcW w:w="1181" w:type="dxa"/>
          </w:tcPr>
          <w:p w14:paraId="24359ED6"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0.141</w:t>
            </w:r>
          </w:p>
        </w:tc>
      </w:tr>
      <w:tr w:rsidR="00552B94" w14:paraId="147C86D7" w14:textId="77777777">
        <w:tc>
          <w:tcPr>
            <w:tcW w:w="3269" w:type="dxa"/>
            <w:tcBorders>
              <w:bottom w:val="single" w:sz="4" w:space="0" w:color="000000"/>
            </w:tcBorders>
          </w:tcPr>
          <w:p w14:paraId="0A6EDA4E"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Multimodal vs Suction-only negative control</w:t>
            </w:r>
          </w:p>
        </w:tc>
        <w:tc>
          <w:tcPr>
            <w:tcW w:w="1942" w:type="dxa"/>
            <w:tcBorders>
              <w:bottom w:val="single" w:sz="4" w:space="0" w:color="000000"/>
            </w:tcBorders>
          </w:tcPr>
          <w:p w14:paraId="59B99E34"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34.66 ± 5.50</w:t>
            </w:r>
          </w:p>
        </w:tc>
        <w:tc>
          <w:tcPr>
            <w:tcW w:w="1961" w:type="dxa"/>
            <w:tcBorders>
              <w:bottom w:val="single" w:sz="4" w:space="0" w:color="000000"/>
            </w:tcBorders>
          </w:tcPr>
          <w:p w14:paraId="40F70FC0" w14:textId="77777777" w:rsidR="00552B94"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1.33 ± 0.57</w:t>
            </w:r>
          </w:p>
        </w:tc>
        <w:tc>
          <w:tcPr>
            <w:tcW w:w="1269" w:type="dxa"/>
            <w:tcBorders>
              <w:bottom w:val="single" w:sz="4" w:space="0" w:color="000000"/>
            </w:tcBorders>
          </w:tcPr>
          <w:p w14:paraId="612410F0"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33.33</w:t>
            </w:r>
          </w:p>
        </w:tc>
        <w:tc>
          <w:tcPr>
            <w:tcW w:w="1181" w:type="dxa"/>
            <w:tcBorders>
              <w:bottom w:val="single" w:sz="4" w:space="0" w:color="000000"/>
            </w:tcBorders>
          </w:tcPr>
          <w:p w14:paraId="3FAABF5F"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&lt; 0.001</w:t>
            </w:r>
          </w:p>
        </w:tc>
      </w:tr>
    </w:tbl>
    <w:p w14:paraId="084DAC18" w14:textId="77777777" w:rsidR="00552B94" w:rsidRDefault="00552B94">
      <w:pPr>
        <w:spacing w:after="0" w:line="240" w:lineRule="auto"/>
        <w:jc w:val="both"/>
        <w:rPr>
          <w:rFonts w:ascii="Times New Roman" w:eastAsia="Arial" w:hAnsi="Times New Roman" w:cs="Times New Roman"/>
          <w:b/>
          <w:bCs/>
          <w:sz w:val="24"/>
          <w:szCs w:val="24"/>
        </w:rPr>
      </w:pPr>
    </w:p>
    <w:p w14:paraId="26CFBADC" w14:textId="77777777" w:rsidR="00552B94" w:rsidRDefault="00000000">
      <w:pPr>
        <w:spacing w:after="0" w:line="240" w:lineRule="auto"/>
        <w:jc w:val="both"/>
        <w:rPr>
          <w:rFonts w:ascii="Times New Roman" w:eastAsia="Arial" w:hAnsi="Times New Roman" w:cs="Times New Roman"/>
          <w:sz w:val="24"/>
          <w:szCs w:val="24"/>
        </w:rPr>
      </w:pPr>
      <w:del w:id="33" w:author="Author" w:date="2026-07-23T01:26:00Z">
        <w:r>
          <w:delText>Note: Values are presented as means ± standard deviations of three replications. Each comparison group was tested with 50 female Ae. aegypti mosquitoes per replication. The suction-only negative control refers to the prototype operated without carbon dioxide, lactic acid, ultraviolet-A light, or sound-frequency stimulation, while only the suction fan remained active. Experiments were conducted from 31 May to 17 December 2019 at the Faculty of Medicine, Public Health and Nursing, Universitas Gadjah Mada, Yogyakarta, Indonesia.</w:delText>
        </w:r>
      </w:del>
      <w:ins w:id="34" w:author="Author" w:date="2026-07-23T01:26:00Z">
        <w:r>
          <w:t>Note: Values are presented as means ± standard deviations of three replications. Each comparison group was tested with 50 adult female Ae. aegypti mosquitoes per replication. The suction-only negative control refers to the prototype operated without carbon dioxide, lactic acid, ultraviolet-A light, or sound-frequency stimulation, while only the suction fan remained active. Experiments were conducted from 31 May to 17 December 2019 at the Faculty of Medicine, Public Health and Nursing, Universitas Gadjah Mada, Yogyakarta, Indonesia.</w:t>
        </w:r>
      </w:ins>
    </w:p>
    <w:p w14:paraId="0A404EDC" w14:textId="77777777" w:rsidR="00552B94" w:rsidRDefault="00552B94">
      <w:pPr>
        <w:spacing w:after="0" w:line="240" w:lineRule="auto"/>
        <w:jc w:val="both"/>
        <w:rPr>
          <w:rFonts w:ascii="Times New Roman" w:eastAsia="Arial" w:hAnsi="Times New Roman" w:cs="Times New Roman"/>
          <w:sz w:val="24"/>
          <w:szCs w:val="24"/>
        </w:rPr>
      </w:pPr>
    </w:p>
    <w:p w14:paraId="601E0598" w14:textId="77777777" w:rsidR="00552B94" w:rsidRDefault="00000000">
      <w:pPr>
        <w:spacing w:after="0" w:line="240" w:lineRule="auto"/>
        <w:jc w:val="both"/>
        <w:rPr>
          <w:rFonts w:ascii="Times New Roman" w:eastAsia="Arial" w:hAnsi="Times New Roman" w:cs="Times New Roman"/>
          <w:sz w:val="24"/>
          <w:szCs w:val="24"/>
        </w:rPr>
      </w:pPr>
      <w:commentRangeStart w:id="35"/>
      <w:commentRangeStart w:id="36"/>
      <w:del w:id="37" w:author="Author" w:date="2026-07-23T01:26:00Z">
        <w:r>
          <w:delText>Table 5. Summary of repeated ANOVA and Bonferroni-adjusted post hoc analysis results</w:delText>
        </w:r>
      </w:del>
      <w:ins w:id="38" w:author="Author" w:date="2026-07-23T01:26:00Z">
        <w:r>
          <w:t>Table 5. Repeated ANOVA and Bonferroni-adjusted post hoc analysis of captured or electrocuted adult female Aedes aegypti across attractant combinations and observation times in laboratory testing in Yogyakarta, Indonesia, 2019.</w:t>
        </w:r>
      </w:ins>
      <w:commentRangeEnd w:id="35"/>
      <w:r>
        <w:rPr>
          <w:rStyle w:val="CommentReference"/>
          <w:rFonts w:ascii="Times New Roman" w:eastAsia="Arial" w:hAnsi="Times New Roman" w:cs="Times New Roman"/>
          <w:sz w:val="24"/>
          <w:szCs w:val="24"/>
        </w:rPr>
        <w:commentReference w:id="35"/>
      </w:r>
      <w:commentRangeEnd w:id="36"/>
      <w:r w:rsidR="000557DA">
        <w:rPr>
          <w:rStyle w:val="CommentReference"/>
          <w:rFonts w:ascii="Times New Roman" w:eastAsia="Arial" w:hAnsi="Times New Roman" w:cs="Times New Roman"/>
          <w:sz w:val="24"/>
          <w:szCs w:val="24"/>
        </w:rPr>
        <w:commentReference w:id="36"/>
      </w:r>
    </w:p>
    <w:p w14:paraId="7AC9707B" w14:textId="77777777" w:rsidR="00552B94" w:rsidRDefault="00552B94">
      <w:pPr>
        <w:spacing w:after="0" w:line="240" w:lineRule="auto"/>
        <w:jc w:val="both"/>
        <w:rPr>
          <w:rFonts w:ascii="Times New Roman" w:eastAsia="Arial" w:hAnsi="Times New Roman" w:cs="Times New Roman"/>
          <w:b/>
          <w:bCs/>
          <w:sz w:val="24"/>
          <w:szCs w:val="24"/>
        </w:rPr>
      </w:pPr>
    </w:p>
    <w:tbl>
      <w:tblPr>
        <w:tblW w:w="9464" w:type="dxa"/>
        <w:tblLayout w:type="fixed"/>
        <w:tblLook w:val="0000" w:firstRow="0" w:lastRow="0" w:firstColumn="0" w:lastColumn="0" w:noHBand="0" w:noVBand="0"/>
      </w:tblPr>
      <w:tblGrid>
        <w:gridCol w:w="2235"/>
        <w:gridCol w:w="2835"/>
        <w:gridCol w:w="1417"/>
        <w:gridCol w:w="2977"/>
      </w:tblGrid>
      <w:tr w:rsidR="00552B94" w14:paraId="61B8640F" w14:textId="77777777">
        <w:tc>
          <w:tcPr>
            <w:tcW w:w="2235" w:type="dxa"/>
            <w:tcBorders>
              <w:top w:val="single" w:sz="4" w:space="0" w:color="000000"/>
              <w:bottom w:val="single" w:sz="4" w:space="0" w:color="000000"/>
            </w:tcBorders>
          </w:tcPr>
          <w:p w14:paraId="1CED1DD7"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Analysis</w:t>
            </w:r>
          </w:p>
        </w:tc>
        <w:tc>
          <w:tcPr>
            <w:tcW w:w="2835" w:type="dxa"/>
            <w:tcBorders>
              <w:top w:val="single" w:sz="4" w:space="0" w:color="000000"/>
              <w:bottom w:val="single" w:sz="4" w:space="0" w:color="000000"/>
            </w:tcBorders>
          </w:tcPr>
          <w:p w14:paraId="4F9E7E06"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Comparison</w:t>
            </w:r>
          </w:p>
        </w:tc>
        <w:tc>
          <w:tcPr>
            <w:tcW w:w="1417" w:type="dxa"/>
            <w:tcBorders>
              <w:top w:val="single" w:sz="4" w:space="0" w:color="000000"/>
              <w:bottom w:val="single" w:sz="4" w:space="0" w:color="000000"/>
            </w:tcBorders>
          </w:tcPr>
          <w:p w14:paraId="0E557982"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P value</w:t>
            </w:r>
          </w:p>
        </w:tc>
        <w:tc>
          <w:tcPr>
            <w:tcW w:w="2977" w:type="dxa"/>
            <w:tcBorders>
              <w:top w:val="single" w:sz="4" w:space="0" w:color="000000"/>
              <w:bottom w:val="single" w:sz="4" w:space="0" w:color="000000"/>
            </w:tcBorders>
          </w:tcPr>
          <w:p w14:paraId="00233517"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Interpretation</w:t>
            </w:r>
          </w:p>
        </w:tc>
      </w:tr>
      <w:tr w:rsidR="00552B94" w14:paraId="3CD20F97" w14:textId="77777777">
        <w:tc>
          <w:tcPr>
            <w:tcW w:w="2235" w:type="dxa"/>
            <w:tcBorders>
              <w:top w:val="single" w:sz="4" w:space="0" w:color="000000"/>
            </w:tcBorders>
          </w:tcPr>
          <w:p w14:paraId="79E36FD6"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Repeated ANOVA</w:t>
            </w:r>
          </w:p>
        </w:tc>
        <w:tc>
          <w:tcPr>
            <w:tcW w:w="2835" w:type="dxa"/>
            <w:tcBorders>
              <w:top w:val="single" w:sz="4" w:space="0" w:color="000000"/>
            </w:tcBorders>
          </w:tcPr>
          <w:p w14:paraId="25464B8C"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Various attractant combinations</w:t>
            </w:r>
          </w:p>
        </w:tc>
        <w:tc>
          <w:tcPr>
            <w:tcW w:w="1417" w:type="dxa"/>
            <w:tcBorders>
              <w:top w:val="single" w:sz="4" w:space="0" w:color="000000"/>
            </w:tcBorders>
          </w:tcPr>
          <w:p w14:paraId="14CCF56E"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&lt; 0.001</w:t>
            </w:r>
          </w:p>
        </w:tc>
        <w:tc>
          <w:tcPr>
            <w:tcW w:w="2977" w:type="dxa"/>
            <w:tcBorders>
              <w:top w:val="single" w:sz="4" w:space="0" w:color="000000"/>
            </w:tcBorders>
          </w:tcPr>
          <w:p w14:paraId="15F03FF3" w14:textId="77777777" w:rsidR="00552B94"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There was a significant difference among treatments</w:t>
            </w:r>
          </w:p>
        </w:tc>
      </w:tr>
      <w:tr w:rsidR="00552B94" w14:paraId="679A2327" w14:textId="77777777">
        <w:tc>
          <w:tcPr>
            <w:tcW w:w="2235" w:type="dxa"/>
          </w:tcPr>
          <w:p w14:paraId="61ACE42D"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Bonferroni post hoc</w:t>
            </w:r>
          </w:p>
        </w:tc>
        <w:tc>
          <w:tcPr>
            <w:tcW w:w="2835" w:type="dxa"/>
          </w:tcPr>
          <w:p w14:paraId="40BA87C3"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1st hour vs 2nd hour</w:t>
            </w:r>
          </w:p>
        </w:tc>
        <w:tc>
          <w:tcPr>
            <w:tcW w:w="1417" w:type="dxa"/>
          </w:tcPr>
          <w:p w14:paraId="4EF70F84"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0.013</w:t>
            </w:r>
          </w:p>
        </w:tc>
        <w:tc>
          <w:tcPr>
            <w:tcW w:w="2977" w:type="dxa"/>
          </w:tcPr>
          <w:p w14:paraId="771B2653"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Significantly different</w:t>
            </w:r>
          </w:p>
        </w:tc>
      </w:tr>
      <w:tr w:rsidR="00552B94" w14:paraId="60CE8415" w14:textId="77777777">
        <w:tc>
          <w:tcPr>
            <w:tcW w:w="2235" w:type="dxa"/>
          </w:tcPr>
          <w:p w14:paraId="1F4389AE"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Bonferroni post hoc</w:t>
            </w:r>
          </w:p>
        </w:tc>
        <w:tc>
          <w:tcPr>
            <w:tcW w:w="2835" w:type="dxa"/>
          </w:tcPr>
          <w:p w14:paraId="7D058B02"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1st hour vs 24th hour</w:t>
            </w:r>
          </w:p>
        </w:tc>
        <w:tc>
          <w:tcPr>
            <w:tcW w:w="1417" w:type="dxa"/>
          </w:tcPr>
          <w:p w14:paraId="58B2D1C6"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&lt; 0.001</w:t>
            </w:r>
          </w:p>
        </w:tc>
        <w:tc>
          <w:tcPr>
            <w:tcW w:w="2977" w:type="dxa"/>
          </w:tcPr>
          <w:p w14:paraId="5F26711E"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Significantly different</w:t>
            </w:r>
          </w:p>
        </w:tc>
      </w:tr>
      <w:tr w:rsidR="00552B94" w14:paraId="18F19DDF" w14:textId="77777777">
        <w:tc>
          <w:tcPr>
            <w:tcW w:w="2235" w:type="dxa"/>
            <w:tcBorders>
              <w:bottom w:val="single" w:sz="4" w:space="0" w:color="000000"/>
            </w:tcBorders>
          </w:tcPr>
          <w:p w14:paraId="6DAE00F4" w14:textId="77777777" w:rsidR="00552B94"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Bonferroni post hoc</w:t>
            </w:r>
          </w:p>
        </w:tc>
        <w:tc>
          <w:tcPr>
            <w:tcW w:w="2835" w:type="dxa"/>
            <w:tcBorders>
              <w:bottom w:val="single" w:sz="4" w:space="0" w:color="000000"/>
            </w:tcBorders>
          </w:tcPr>
          <w:p w14:paraId="47677CFD"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2nd hour vs 24th hour</w:t>
            </w:r>
          </w:p>
        </w:tc>
        <w:tc>
          <w:tcPr>
            <w:tcW w:w="1417" w:type="dxa"/>
            <w:tcBorders>
              <w:bottom w:val="single" w:sz="4" w:space="0" w:color="000000"/>
            </w:tcBorders>
          </w:tcPr>
          <w:p w14:paraId="6832C28F"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&lt; 0.001</w:t>
            </w:r>
          </w:p>
        </w:tc>
        <w:tc>
          <w:tcPr>
            <w:tcW w:w="2977" w:type="dxa"/>
            <w:tcBorders>
              <w:bottom w:val="single" w:sz="4" w:space="0" w:color="000000"/>
            </w:tcBorders>
          </w:tcPr>
          <w:p w14:paraId="7E5EE12E" w14:textId="77777777" w:rsidR="00552B94"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Significantly different</w:t>
            </w:r>
          </w:p>
        </w:tc>
      </w:tr>
    </w:tbl>
    <w:p w14:paraId="084226BE" w14:textId="77777777" w:rsidR="00552B94" w:rsidRDefault="00552B94">
      <w:pPr>
        <w:spacing w:after="0" w:line="240" w:lineRule="auto"/>
        <w:jc w:val="both"/>
        <w:rPr>
          <w:rFonts w:ascii="Times New Roman" w:eastAsia="Arial" w:hAnsi="Times New Roman" w:cs="Times New Roman"/>
          <w:sz w:val="24"/>
          <w:szCs w:val="24"/>
        </w:rPr>
      </w:pPr>
    </w:p>
    <w:p w14:paraId="6CD4F95F"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Discussion</w:t>
      </w:r>
    </w:p>
    <w:p w14:paraId="416FB41D" w14:textId="77777777" w:rsidR="00552B94" w:rsidRDefault="00552B94">
      <w:pPr>
        <w:spacing w:after="0" w:line="240" w:lineRule="auto"/>
        <w:jc w:val="both"/>
        <w:rPr>
          <w:rFonts w:ascii="Times New Roman" w:eastAsia="Arial" w:hAnsi="Times New Roman" w:cs="Times New Roman"/>
          <w:b/>
          <w:bCs/>
          <w:sz w:val="24"/>
          <w:szCs w:val="24"/>
        </w:rPr>
      </w:pPr>
    </w:p>
    <w:p w14:paraId="755D8716"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The results of this study show that the non-insecticide multimodal trap achieved a high level of effectiveness in capturing or electrocuting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mosquitoes. This finding is important for public health because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is the primary vector of dengue transmission and has a high </w:t>
      </w:r>
      <w:r>
        <w:rPr>
          <w:rFonts w:ascii="Times New Roman" w:eastAsia="Arial" w:hAnsi="Times New Roman" w:cs="Times New Roman"/>
          <w:sz w:val="24"/>
          <w:szCs w:val="24"/>
        </w:rPr>
        <w:lastRenderedPageBreak/>
        <w:t xml:space="preserve">capacity to adapt to residential environments, particularly clean water containers commonly found around households. The relatively rapid life cycle of mosquitoes under optimal environmental conditions indicates that vector control must be carried out continuously and should not rely solely on a single intervention approach </w:t>
      </w:r>
      <w:r>
        <w:rPr>
          <w:rFonts w:ascii="Times New Roman" w:eastAsia="Arial" w:hAnsi="Times New Roman" w:cs="Times New Roman"/>
          <w:color w:val="000000"/>
          <w:sz w:val="24"/>
          <w:szCs w:val="24"/>
        </w:rPr>
        <w:t>(2, 24).</w:t>
      </w:r>
    </w:p>
    <w:p w14:paraId="20144CEE" w14:textId="77777777" w:rsidR="00552B94" w:rsidRDefault="00000000">
      <w:pPr>
        <w:spacing w:after="0" w:line="240" w:lineRule="auto"/>
        <w:jc w:val="both"/>
        <w:rPr>
          <w:rFonts w:ascii="Times New Roman" w:eastAsia="Arial" w:hAnsi="Times New Roman" w:cs="Times New Roman"/>
          <w:sz w:val="24"/>
          <w:szCs w:val="24"/>
          <w:lang w:val="en-ID"/>
        </w:rPr>
      </w:pPr>
      <w:r>
        <w:rPr>
          <w:rFonts w:ascii="Times New Roman" w:eastAsia="Arial" w:hAnsi="Times New Roman" w:cs="Times New Roman"/>
          <w:sz w:val="24"/>
          <w:szCs w:val="24"/>
        </w:rPr>
        <w:t xml:space="preserve">The effectiveness of the multimodal trap in this study can be explained through the host-seeking behavior of female mosquitoes.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does not respond to only one stimulus, but instead uses a combination of chemical, visual, thermal, humidity, and acoustic cues to detect the presence of humans as a blood source. Carbon dioxide acts as a respiratory signal that can trigger host-seeking activity, while human body odor, including lactic acid, strengthens mosquito orientation toward the stimulus source. Understanding these sensory mechanisms provides the basis for developing attractant-based traps that mimic the presence of a human host </w:t>
      </w:r>
      <w:r>
        <w:rPr>
          <w:rFonts w:ascii="Times New Roman" w:eastAsia="Arial" w:hAnsi="Times New Roman" w:cs="Times New Roman"/>
          <w:color w:val="000000"/>
          <w:sz w:val="24"/>
          <w:szCs w:val="24"/>
        </w:rPr>
        <w:t>(13, 25, 26)</w:t>
      </w:r>
      <w:r>
        <w:rPr>
          <w:rFonts w:ascii="Times New Roman" w:eastAsia="Arial" w:hAnsi="Times New Roman" w:cs="Times New Roman"/>
          <w:color w:val="000000"/>
          <w:sz w:val="24"/>
          <w:szCs w:val="24"/>
          <w:lang w:val="en-ID"/>
        </w:rPr>
        <w:t>.</w:t>
      </w:r>
    </w:p>
    <w:p w14:paraId="45D81CB4" w14:textId="77777777" w:rsidR="00552B94" w:rsidRDefault="00000000">
      <w:pPr>
        <w:spacing w:after="0" w:line="240" w:lineRule="auto"/>
        <w:jc w:val="both"/>
      </w:pPr>
      <w:r>
        <w:rPr>
          <w:rFonts w:ascii="Times New Roman" w:eastAsia="Arial" w:hAnsi="Times New Roman" w:cs="Times New Roman"/>
          <w:sz w:val="24"/>
          <w:szCs w:val="24"/>
        </w:rPr>
        <w:t>Lactic acid was the most effective single attractant in this study. This result is consistent with the concept that lactic acid is one of the components of human body odor recognized by mosquitoes during host seeking. CO₂ also makes an important contribution because it functions as a chemical cue indicating human presence through respiration. The combination of CO₂ and lactic acid may influence mosquito orientation toward the trap; however, the observed effect depended on the specific multimodal combination used in this study (14, 15, 18, 27).</w:t>
      </w:r>
    </w:p>
    <w:p w14:paraId="0ED201DB"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From a practical perspective, the relatively high effectiveness of lactic acid alone should also be considered when evaluating the economic value of the four-mode system. Although the four-mode combination achieved the highest mean effectiveness, future studies should compare the additional benefit of multimodal integration with device complexity, energy requirements, maintenance demands, and production cost. A simpler lactic-acid-based system may be more feasible in some settings if its effectiveness is sufficient for the intended application.</w:t>
      </w:r>
    </w:p>
    <w:p w14:paraId="299DE795" w14:textId="77777777" w:rsidR="00552B94" w:rsidRDefault="00000000">
      <w:pPr>
        <w:spacing w:after="0" w:line="240" w:lineRule="auto"/>
        <w:jc w:val="both"/>
      </w:pPr>
      <w:r>
        <w:rPr>
          <w:rFonts w:ascii="Times New Roman" w:eastAsia="Arial" w:hAnsi="Times New Roman" w:cs="Times New Roman"/>
          <w:sz w:val="24"/>
          <w:szCs w:val="24"/>
        </w:rPr>
        <w:t>Ultraviolet-A light and sound frequency function as physical stimuli that complement the activity of chemical attractants. Ultraviolet-A light assists the visual orientation of mosquitoes toward a light source, while sound frequencies within a certain range can influence flight activity and acoustic responses. When ultraviolet-A light and sound frequency are combined with carbon dioxide and lactic acid, the trap provides more complex stimulation, thereby increasing the likelihood that mosquitoes will approach the trap area. This condition enables the suction fan and electric shock system to work more effectively in capturing or electrocuting mosquitoes (16, 17, 28).</w:t>
      </w:r>
    </w:p>
    <w:p w14:paraId="29C9FB5F" w14:textId="77777777" w:rsidR="00552B94" w:rsidRDefault="00000000">
      <w:pPr>
        <w:spacing w:after="0" w:line="240" w:lineRule="auto"/>
        <w:jc w:val="both"/>
      </w:pPr>
      <w:r>
        <w:rPr>
          <w:rFonts w:ascii="Times New Roman" w:eastAsia="Arial" w:hAnsi="Times New Roman" w:cs="Times New Roman"/>
          <w:sz w:val="24"/>
          <w:szCs w:val="24"/>
        </w:rPr>
        <w:t>The four-mode combination, consisting of ultraviolet-A light, sound frequency, carbon dioxide, and lactic acid, produced the highest effectiveness compared with single attractants and two- or three-mode combinations. This finding supports the concept of multimodal integration, in which mosquito responses to hosts are influenced by the simultaneous combination of multiple environmental cues. However, because some three-mode combinations did not outperform lactic acid alone, the benefit of multimodal integration appears to depend on the specific composition and configuration of stimuli rather than the number of modalities alone (21, 22, 29).</w:t>
      </w:r>
    </w:p>
    <w:p w14:paraId="44BD46D9"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The results of this study showed that the multimodal trap performed significantly better than the Mosquito Killer BG-360 and the suction-only negative control. These findings suggest that trap design, attractant composition, and the ability of the device to direct mosquitoes toward the capture system may influence trap performance. Although the multimodal trap showed a numerically higher mean number of captured or electrocuted mosquitoes than the Photocatalyst Mosquito and Fly Trap, the difference was not statistically significant (p = 0.141). Therefore, superiority over the Photocatalyst Mosquito and Fly Trap cannot be concluded. Previous evaluations of mosquito traps have also shown that trap success is influenced by device design, attractant composition, capture mechanism, and the ecological context in which the trap is applied </w:t>
      </w:r>
      <w:r>
        <w:rPr>
          <w:rFonts w:ascii="Times New Roman" w:eastAsia="Arial" w:hAnsi="Times New Roman" w:cs="Times New Roman"/>
          <w:color w:val="000000"/>
          <w:sz w:val="24"/>
          <w:szCs w:val="24"/>
        </w:rPr>
        <w:t>(30–33).</w:t>
      </w:r>
    </w:p>
    <w:p w14:paraId="2C53DCC8"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The relevance of this study to vector-borne disease control lies in the potential contribution of a non-insecticide trap to adult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management as part of integrated vector control. In dengue-endemic settings, vector control programs cannot rely solely on fogging or chemical insecticides, particularly when insecticide resistance and repeated chemical exposure are growing concerns. Several studies in Indonesia have reported reduced susceptibility or resistance of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to commonly used insecticides, including pyrethroids and organophosphates. Therefore, a trap-based strategy using multimodal attractants may provide an additional tool for reducing adult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populations in domestic and peri-domestic environments without directly increasing insecticide selection pressure </w:t>
      </w:r>
      <w:r>
        <w:rPr>
          <w:rFonts w:ascii="Times New Roman" w:eastAsia="Arial" w:hAnsi="Times New Roman" w:cs="Times New Roman"/>
          <w:color w:val="000000"/>
          <w:sz w:val="24"/>
          <w:szCs w:val="24"/>
        </w:rPr>
        <w:t>(10–12).</w:t>
      </w:r>
    </w:p>
    <w:p w14:paraId="2849B85A"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The development of the multimodal trap is also consistent with the principles of integrated vector management, which emphasize the use of combined environmental, physical-mechanical, biological, and technological approaches for vector control. Source reduction remains important for dengue prevention, but its effectiveness depends greatly on sustained community participation, household monitoring, and environmental management. In this context, a non-insecticide multimodal trap may serve as a supporting technology that works more practically and measurably to reduce adult mosquito populations </w:t>
      </w:r>
      <w:r>
        <w:rPr>
          <w:rFonts w:ascii="Times New Roman" w:eastAsia="Arial" w:hAnsi="Times New Roman" w:cs="Times New Roman"/>
          <w:color w:val="000000"/>
          <w:sz w:val="24"/>
          <w:szCs w:val="24"/>
        </w:rPr>
        <w:t>(4, 7, 8).</w:t>
      </w:r>
    </w:p>
    <w:p w14:paraId="2F322A6A"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Times New Roman" w:hAnsi="Times New Roman" w:cs="Times New Roman"/>
          <w:sz w:val="24"/>
          <w:szCs w:val="24"/>
        </w:rPr>
        <w:t>However, this study has several limitations. First, testing was conducted only under laboratory and enclosed-room conditions; therefore, the findings may not directly reflect trap performance under semi-field or field conditions. Second, the study evaluated short-term captured or electrocuted mosquito outcomes and did not assess reductions in adult mosquito density, dengue transmission, or long-term trap durability. Third, the effectiveness of the system may have been influenced by environmental conditions, trap placement, attractant release characteristics, and mosquito physiological status. Fourth, the study did not evaluate non-target insect capture, household acceptability, energy consumption, maintenance requirements, or cost-effectiveness. Although the electric-shock output was technically measured, household electrical safety, user acceptability, energy consumption, maintenance requirements, and long-term operational safety were not evaluated; therefore, further safety assessment is required before wider deployment. A true no-trap/no-attractant negative control with the prototype powered off was not included; therefore, spontaneous mosquito mortality independent of prototype operation could not be quantified. Finally, because not all multimodal combinations improved performance, further studies are needed to optimize the composition, concentration, timing, and arrangement of individual stimuli.</w:t>
      </w:r>
    </w:p>
    <w:p w14:paraId="3291F68E" w14:textId="77777777" w:rsidR="00552B94" w:rsidRDefault="00552B94">
      <w:pPr>
        <w:spacing w:after="0" w:line="240" w:lineRule="auto"/>
        <w:jc w:val="both"/>
        <w:rPr>
          <w:rFonts w:ascii="Times New Roman" w:eastAsia="Arial" w:hAnsi="Times New Roman" w:cs="Times New Roman"/>
          <w:b/>
          <w:bCs/>
          <w:sz w:val="24"/>
          <w:szCs w:val="24"/>
        </w:rPr>
      </w:pPr>
    </w:p>
    <w:p w14:paraId="24AC7B75"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Conclusion</w:t>
      </w:r>
    </w:p>
    <w:p w14:paraId="0808F121" w14:textId="77777777" w:rsidR="00552B94" w:rsidRDefault="00552B94">
      <w:pPr>
        <w:spacing w:after="0" w:line="240" w:lineRule="auto"/>
        <w:jc w:val="both"/>
        <w:rPr>
          <w:rFonts w:ascii="Times New Roman" w:eastAsia="Times New Roman" w:hAnsi="Times New Roman" w:cs="Times New Roman"/>
          <w:b/>
          <w:bCs/>
          <w:sz w:val="24"/>
          <w:szCs w:val="24"/>
        </w:rPr>
      </w:pPr>
    </w:p>
    <w:p w14:paraId="5A172640" w14:textId="77777777" w:rsidR="00552B94" w:rsidRDefault="00000000">
      <w:pPr>
        <w:spacing w:after="0" w:line="240" w:lineRule="auto"/>
        <w:jc w:val="both"/>
      </w:pPr>
      <w:r>
        <w:rPr>
          <w:rFonts w:ascii="Times New Roman" w:eastAsia="Times New Roman" w:hAnsi="Times New Roman" w:cs="Times New Roman"/>
          <w:sz w:val="24"/>
          <w:szCs w:val="24"/>
        </w:rPr>
        <w:t xml:space="preserve">This study developed and evaluated a non-insecticide multimodal trap integrating carbon dioxide, lactic acid, ultraviolet-A light, sound frequency, a suction fan, and an electric shock system for </w:t>
      </w:r>
      <w:r>
        <w:rPr>
          <w:rFonts w:ascii="Times New Roman" w:eastAsia="Times New Roman" w:hAnsi="Times New Roman" w:cs="Times New Roman"/>
          <w:i/>
          <w:iCs/>
          <w:sz w:val="24"/>
          <w:szCs w:val="24"/>
        </w:rPr>
        <w:t>Ae. aegypti</w:t>
      </w:r>
      <w:r>
        <w:rPr>
          <w:rFonts w:ascii="Times New Roman" w:eastAsia="Times New Roman" w:hAnsi="Times New Roman" w:cs="Times New Roman"/>
          <w:sz w:val="24"/>
          <w:szCs w:val="24"/>
        </w:rPr>
        <w:t xml:space="preserve"> control. A 10% lactic acid solution and the selected 10% liquid CO₂ formulation produced the highest responses in the attractant test. The four-mode combination of ultraviolet-A light, sound frequency, carbon dioxide, and lactic acid produced the highest effectiveness, with a mean of 45.66 captured or electrocuted mosquitoes, corresponding to 91.33% effectiveness, and a maximum observed value of 98%. In the enclosed-room test, the multimodal trap performed significantly better than the Mosquito Killer BG-360 and the suction-only negative control, while its difference from the Photocatalyst Mosquito and Fly Trap was not statistically significant. These findings suggest that the multimodal trap may serve as a supporting non-insecticide-based tool for adult </w:t>
      </w:r>
      <w:r>
        <w:rPr>
          <w:rFonts w:ascii="Times New Roman" w:eastAsia="Times New Roman" w:hAnsi="Times New Roman" w:cs="Times New Roman"/>
          <w:i/>
          <w:iCs/>
          <w:sz w:val="24"/>
          <w:szCs w:val="24"/>
        </w:rPr>
        <w:t>Ae. aegypti</w:t>
      </w:r>
      <w:r>
        <w:rPr>
          <w:rFonts w:ascii="Times New Roman" w:eastAsia="Times New Roman" w:hAnsi="Times New Roman" w:cs="Times New Roman"/>
          <w:sz w:val="24"/>
          <w:szCs w:val="24"/>
        </w:rPr>
        <w:t xml:space="preserve"> vector control. Further research should include semi-field and field trials, design refinement, durability testing, safety assessment, and operational feasibility evaluation</w:t>
      </w:r>
      <w:r>
        <w:rPr>
          <w:rFonts w:ascii="Times New Roman" w:eastAsia="Arial" w:hAnsi="Times New Roman" w:cs="Times New Roman"/>
          <w:color w:val="000000"/>
          <w:sz w:val="24"/>
          <w:szCs w:val="24"/>
        </w:rPr>
        <w:t>.</w:t>
      </w:r>
    </w:p>
    <w:p w14:paraId="452345FC" w14:textId="77777777" w:rsidR="00552B94" w:rsidRDefault="00552B94">
      <w:pPr>
        <w:spacing w:after="0" w:line="240" w:lineRule="auto"/>
        <w:jc w:val="both"/>
        <w:rPr>
          <w:rFonts w:ascii="Times New Roman" w:eastAsia="Arial" w:hAnsi="Times New Roman" w:cs="Times New Roman"/>
          <w:color w:val="000000"/>
          <w:sz w:val="24"/>
          <w:szCs w:val="24"/>
        </w:rPr>
      </w:pPr>
    </w:p>
    <w:p w14:paraId="75409B20" w14:textId="77777777" w:rsidR="00552B94" w:rsidRDefault="00000000">
      <w:pPr>
        <w:spacing w:after="0" w:line="240" w:lineRule="auto"/>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Acknowledgements</w:t>
      </w:r>
    </w:p>
    <w:p w14:paraId="4A8C1EE0" w14:textId="77777777" w:rsidR="00552B94" w:rsidRDefault="00552B94">
      <w:pPr>
        <w:spacing w:after="0" w:line="240" w:lineRule="auto"/>
        <w:jc w:val="both"/>
        <w:rPr>
          <w:rFonts w:ascii="Times New Roman" w:eastAsia="Arial" w:hAnsi="Times New Roman" w:cs="Times New Roman"/>
          <w:b/>
          <w:bCs/>
          <w:sz w:val="24"/>
          <w:szCs w:val="24"/>
        </w:rPr>
      </w:pPr>
    </w:p>
    <w:p w14:paraId="7C8941C7" w14:textId="77777777" w:rsidR="00552B94" w:rsidRDefault="00000000">
      <w:pPr>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 authors would like to thank the laboratory staff and all supporting personnel who assisted during the mosquito rearing and laboratory testing procedures.</w:t>
      </w:r>
    </w:p>
    <w:p w14:paraId="38AD574B" w14:textId="77777777" w:rsidR="00552B94" w:rsidRDefault="00552B94">
      <w:pPr>
        <w:spacing w:after="0" w:line="240" w:lineRule="auto"/>
        <w:jc w:val="both"/>
        <w:rPr>
          <w:rFonts w:ascii="Times New Roman" w:eastAsia="Arial" w:hAnsi="Times New Roman" w:cs="Times New Roman"/>
          <w:sz w:val="24"/>
          <w:szCs w:val="24"/>
        </w:rPr>
      </w:pPr>
    </w:p>
    <w:p w14:paraId="6CFAB694" w14:textId="77777777" w:rsidR="00552B94" w:rsidRDefault="00000000">
      <w:pPr>
        <w:spacing w:after="0" w:line="240" w:lineRule="auto"/>
        <w:jc w:val="both"/>
      </w:pPr>
      <w:r>
        <w:rPr>
          <w:rFonts w:ascii="Times New Roman" w:eastAsia="Arial" w:hAnsi="Times New Roman" w:cs="Times New Roman"/>
          <w:b/>
          <w:bCs/>
          <w:sz w:val="24"/>
          <w:szCs w:val="24"/>
          <w:lang w:val="en-ID"/>
        </w:rPr>
        <w:t>Ethical approval</w:t>
      </w:r>
    </w:p>
    <w:p w14:paraId="693B3FE7" w14:textId="77777777" w:rsidR="00552B94" w:rsidRDefault="00552B94">
      <w:pPr>
        <w:spacing w:after="0" w:line="240" w:lineRule="auto"/>
        <w:jc w:val="both"/>
        <w:rPr>
          <w:rFonts w:ascii="Times New Roman" w:eastAsia="Arial" w:hAnsi="Times New Roman" w:cs="Times New Roman"/>
          <w:b/>
          <w:bCs/>
          <w:sz w:val="24"/>
          <w:szCs w:val="24"/>
          <w:lang w:val="en-ID"/>
        </w:rPr>
      </w:pPr>
    </w:p>
    <w:p w14:paraId="210F6FBD" w14:textId="77777777" w:rsidR="00552B94" w:rsidRDefault="00000000">
      <w:pPr>
        <w:spacing w:after="0" w:line="240" w:lineRule="auto"/>
        <w:jc w:val="both"/>
      </w:pPr>
      <w:r>
        <w:rPr>
          <w:rFonts w:ascii="Times New Roman" w:eastAsia="Arial" w:hAnsi="Times New Roman" w:cs="Times New Roman"/>
          <w:sz w:val="24"/>
          <w:szCs w:val="24"/>
        </w:rPr>
        <w:t xml:space="preserve">This study used laboratory-reared </w:t>
      </w:r>
      <w:r>
        <w:rPr>
          <w:rFonts w:ascii="Times New Roman" w:eastAsia="Arial" w:hAnsi="Times New Roman" w:cs="Times New Roman"/>
          <w:i/>
          <w:iCs/>
          <w:sz w:val="24"/>
          <w:szCs w:val="24"/>
        </w:rPr>
        <w:t>Ae. aegypti</w:t>
      </w:r>
      <w:r>
        <w:rPr>
          <w:rFonts w:ascii="Times New Roman" w:eastAsia="Arial" w:hAnsi="Times New Roman" w:cs="Times New Roman"/>
          <w:sz w:val="24"/>
          <w:szCs w:val="24"/>
        </w:rPr>
        <w:t xml:space="preserve"> mosquitoes as experimental subjects and was approved by the Ethics Committee of the Faculty of Medicine, Public Health and Nursing, Universitas Gadjah Mada, Indonesia, with approval number KE/FK/0941/EC/2019. All laboratory procedures were conducted in accordance with biosafety, containment, and responsible mosquito-handling practices</w:t>
      </w:r>
      <w:r>
        <w:rPr>
          <w:rFonts w:ascii="Times New Roman" w:eastAsia="Arial" w:hAnsi="Times New Roman" w:cs="Times New Roman"/>
          <w:sz w:val="24"/>
          <w:szCs w:val="24"/>
          <w:lang w:val="en-ID"/>
        </w:rPr>
        <w:t>.</w:t>
      </w:r>
    </w:p>
    <w:p w14:paraId="683E71EF" w14:textId="77777777" w:rsidR="00552B94" w:rsidRDefault="00552B94">
      <w:pPr>
        <w:spacing w:after="0" w:line="240" w:lineRule="auto"/>
        <w:jc w:val="both"/>
        <w:rPr>
          <w:rFonts w:ascii="Times New Roman" w:eastAsia="Arial" w:hAnsi="Times New Roman" w:cs="Times New Roman"/>
          <w:sz w:val="24"/>
          <w:szCs w:val="24"/>
          <w:lang w:val="en-ID"/>
        </w:rPr>
      </w:pPr>
    </w:p>
    <w:p w14:paraId="3EA5DA95" w14:textId="77777777" w:rsidR="00552B94" w:rsidRDefault="00000000">
      <w:pPr>
        <w:spacing w:after="0" w:line="240" w:lineRule="auto"/>
        <w:jc w:val="both"/>
        <w:rPr>
          <w:rFonts w:ascii="Times New Roman" w:eastAsia="Arial" w:hAnsi="Times New Roman" w:cs="Times New Roman"/>
          <w:b/>
          <w:bCs/>
          <w:sz w:val="24"/>
          <w:szCs w:val="24"/>
          <w:lang w:val="en-ID"/>
        </w:rPr>
      </w:pPr>
      <w:r>
        <w:rPr>
          <w:rFonts w:ascii="Times New Roman" w:eastAsia="Arial" w:hAnsi="Times New Roman" w:cs="Times New Roman"/>
          <w:b/>
          <w:bCs/>
          <w:sz w:val="24"/>
          <w:szCs w:val="24"/>
          <w:lang w:val="en-ID"/>
        </w:rPr>
        <w:t>Conflict of interest statement</w:t>
      </w:r>
    </w:p>
    <w:p w14:paraId="7BBF4A29" w14:textId="77777777" w:rsidR="00552B94" w:rsidRDefault="00552B94">
      <w:pPr>
        <w:spacing w:after="0" w:line="240" w:lineRule="auto"/>
        <w:jc w:val="both"/>
        <w:rPr>
          <w:rFonts w:ascii="Times New Roman" w:eastAsia="Arial" w:hAnsi="Times New Roman" w:cs="Times New Roman"/>
          <w:b/>
          <w:bCs/>
          <w:sz w:val="24"/>
          <w:szCs w:val="24"/>
          <w:lang w:val="en-ID"/>
        </w:rPr>
      </w:pPr>
    </w:p>
    <w:p w14:paraId="748D0466" w14:textId="77777777" w:rsidR="00552B94" w:rsidRDefault="00000000">
      <w:pPr>
        <w:spacing w:after="0" w:line="240" w:lineRule="auto"/>
        <w:jc w:val="both"/>
        <w:rPr>
          <w:rFonts w:ascii="Times New Roman" w:eastAsia="Arial" w:hAnsi="Times New Roman" w:cs="Times New Roman"/>
          <w:sz w:val="24"/>
          <w:szCs w:val="24"/>
          <w:lang w:val="en-ID"/>
        </w:rPr>
      </w:pPr>
      <w:r>
        <w:rPr>
          <w:rFonts w:ascii="Times New Roman" w:eastAsia="Arial" w:hAnsi="Times New Roman" w:cs="Times New Roman"/>
          <w:sz w:val="24"/>
          <w:szCs w:val="24"/>
          <w:lang w:val="en-ID"/>
        </w:rPr>
        <w:t>The authors declare that there is no conflict of interest.</w:t>
      </w:r>
    </w:p>
    <w:p w14:paraId="60EEA07C" w14:textId="77777777" w:rsidR="00552B94" w:rsidRDefault="00552B94">
      <w:pPr>
        <w:spacing w:after="0" w:line="240" w:lineRule="auto"/>
        <w:jc w:val="both"/>
        <w:rPr>
          <w:rFonts w:ascii="Times New Roman" w:eastAsia="Arial" w:hAnsi="Times New Roman" w:cs="Times New Roman"/>
          <w:sz w:val="24"/>
          <w:szCs w:val="24"/>
          <w:lang w:val="en-ID"/>
        </w:rPr>
      </w:pPr>
    </w:p>
    <w:p w14:paraId="3D8F9063" w14:textId="77777777" w:rsidR="00552B94" w:rsidRDefault="00000000">
      <w:pPr>
        <w:spacing w:after="0" w:line="240" w:lineRule="auto"/>
        <w:jc w:val="both"/>
      </w:pPr>
      <w:r>
        <w:rPr>
          <w:rFonts w:ascii="Times New Roman" w:eastAsia="Arial" w:hAnsi="Times New Roman" w:cs="Times New Roman"/>
          <w:b/>
          <w:bCs/>
          <w:sz w:val="24"/>
          <w:szCs w:val="24"/>
          <w:lang w:val="en-ID"/>
        </w:rPr>
        <w:t>Declaration of artificial intelligence use</w:t>
      </w:r>
    </w:p>
    <w:p w14:paraId="47A2E98D" w14:textId="77777777" w:rsidR="00552B94" w:rsidRDefault="00000000">
      <w:pPr>
        <w:spacing w:after="0" w:line="240" w:lineRule="auto"/>
        <w:jc w:val="both"/>
        <w:rPr>
          <w:rFonts w:ascii="Times New Roman" w:eastAsia="Arial" w:hAnsi="Times New Roman" w:cs="Times New Roman"/>
          <w:sz w:val="24"/>
          <w:szCs w:val="24"/>
          <w:lang w:val="en-ID"/>
        </w:rPr>
      </w:pPr>
      <w:r>
        <w:rPr>
          <w:rFonts w:ascii="Times New Roman" w:eastAsia="Arial" w:hAnsi="Times New Roman" w:cs="Times New Roman"/>
          <w:sz w:val="24"/>
          <w:szCs w:val="24"/>
          <w:lang w:val="en-ID"/>
        </w:rPr>
        <w:t>Artificial intelligence tools were used only to assist with language editing and manuscript formatting. The authors reviewed, verified, and approved all content and remain fully responsible for the accuracy and integrity of the manuscript.</w:t>
      </w:r>
    </w:p>
    <w:p w14:paraId="4FE699EB" w14:textId="77777777" w:rsidR="00552B94" w:rsidRDefault="00552B94">
      <w:pPr>
        <w:spacing w:after="0" w:line="240" w:lineRule="auto"/>
        <w:jc w:val="both"/>
        <w:rPr>
          <w:rFonts w:ascii="Times New Roman" w:eastAsia="Arial" w:hAnsi="Times New Roman" w:cs="Times New Roman"/>
          <w:sz w:val="24"/>
          <w:szCs w:val="24"/>
          <w:lang w:val="en-ID"/>
        </w:rPr>
      </w:pPr>
    </w:p>
    <w:p w14:paraId="5CABA216" w14:textId="77777777" w:rsidR="00552B94" w:rsidRDefault="00000000">
      <w:pPr>
        <w:spacing w:after="0" w:line="240" w:lineRule="auto"/>
        <w:jc w:val="both"/>
        <w:rPr>
          <w:rFonts w:ascii="Times New Roman" w:eastAsia="Times New Roman" w:hAnsi="Times New Roman" w:cs="Times New Roman"/>
          <w:color w:val="000000"/>
          <w:sz w:val="24"/>
          <w:szCs w:val="24"/>
        </w:rPr>
      </w:pPr>
      <w:commentRangeStart w:id="39"/>
      <w:commentRangeStart w:id="40"/>
      <w:r>
        <w:rPr>
          <w:rFonts w:ascii="Times New Roman" w:eastAsia="Arial" w:hAnsi="Times New Roman" w:cs="Times New Roman"/>
          <w:b/>
          <w:bCs/>
          <w:sz w:val="24"/>
          <w:szCs w:val="24"/>
        </w:rPr>
        <w:t>References</w:t>
      </w:r>
      <w:commentRangeEnd w:id="39"/>
      <w:r>
        <w:rPr>
          <w:rStyle w:val="CommentReference"/>
          <w:rFonts w:ascii="Times New Roman" w:eastAsia="Times New Roman" w:hAnsi="Times New Roman" w:cs="Times New Roman"/>
          <w:color w:val="000000"/>
          <w:sz w:val="24"/>
          <w:szCs w:val="24"/>
        </w:rPr>
        <w:commentReference w:id="39"/>
      </w:r>
      <w:commentRangeEnd w:id="40"/>
      <w:r w:rsidR="000557DA">
        <w:rPr>
          <w:rStyle w:val="CommentReference"/>
          <w:rFonts w:ascii="Times New Roman" w:eastAsia="Times New Roman" w:hAnsi="Times New Roman" w:cs="Times New Roman"/>
          <w:color w:val="000000"/>
          <w:sz w:val="24"/>
          <w:szCs w:val="24"/>
        </w:rPr>
        <w:commentReference w:id="40"/>
      </w:r>
    </w:p>
    <w:p w14:paraId="3F761E67"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41"/>
      <w:commentRangeStart w:id="42"/>
      <w:del w:id="43" w:author="Author" w:date="2026-07-23T01:26:00Z">
        <w:r>
          <w:delText>Zaharudin Z, Subuh M, Khatab F (2024) Analisis Lingkungan dan Kepadatan Penduduk terhadap Kejadian Demam Berdarah Dengue (DBD) di Daerah Pesisir Kabupaten Tanjung Jabung Barat. Jurnal Ilmu Kesehatan Masyarakat. 13(06): 397–406.</w:delText>
        </w:r>
      </w:del>
      <w:ins w:id="44" w:author="Author" w:date="2026-07-23T01:26:00Z">
        <w:r>
          <w:t>Zaharudin Z, Subuh M, Khatab F (2024) Environmental analysis and population density in relation to dengue hemorrhagic fever incidence in the coastal area of Tanjung Jabung Barat Regency. J Ilmu Kesehat Masyarakat. 13(06): 397–406.</w:t>
        </w:r>
      </w:ins>
      <w:commentRangeEnd w:id="41"/>
      <w:r>
        <w:rPr>
          <w:rStyle w:val="CommentReference"/>
          <w:rFonts w:ascii="Times New Roman" w:eastAsia="Times New Roman" w:hAnsi="Times New Roman" w:cs="Times New Roman"/>
          <w:color w:val="000000"/>
          <w:sz w:val="24"/>
          <w:szCs w:val="24"/>
        </w:rPr>
        <w:commentReference w:id="41"/>
      </w:r>
      <w:commentRangeEnd w:id="42"/>
      <w:r w:rsidR="000557DA">
        <w:rPr>
          <w:rStyle w:val="CommentReference"/>
          <w:rFonts w:ascii="Times New Roman" w:eastAsia="Times New Roman" w:hAnsi="Times New Roman" w:cs="Times New Roman"/>
          <w:color w:val="000000"/>
          <w:sz w:val="24"/>
          <w:szCs w:val="24"/>
        </w:rPr>
        <w:commentReference w:id="42"/>
      </w:r>
    </w:p>
    <w:p w14:paraId="31792B49"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45"/>
      <w:commentRangeStart w:id="46"/>
      <w:del w:id="47" w:author="Author" w:date="2026-07-23T01:26:00Z">
        <w:r>
          <w:delText>World Health Organization (2024) Dengue – global situation. Disease Outbreak News, 30 May 2024. Available at: https://www.who.int/emergencies/disease-outbreak-news/item/2024-DON518.</w:delText>
        </w:r>
      </w:del>
      <w:ins w:id="48" w:author="Author" w:date="2026-07-23T01:26:00Z">
        <w:r>
          <w:t>World Health Organization (2024) Dengue – global situation. World Health Organization, Geneva. Disease Outbreak News, 30 May 2024. Available at: https://www.who.int/emergencies/disease-outbreak-news/item/2024-DON518.</w:t>
        </w:r>
      </w:ins>
      <w:commentRangeEnd w:id="45"/>
      <w:r>
        <w:rPr>
          <w:rStyle w:val="CommentReference"/>
          <w:rFonts w:ascii="Times New Roman" w:eastAsia="Times New Roman" w:hAnsi="Times New Roman" w:cs="Times New Roman"/>
          <w:color w:val="000000"/>
          <w:sz w:val="24"/>
          <w:szCs w:val="24"/>
        </w:rPr>
        <w:commentReference w:id="45"/>
      </w:r>
      <w:commentRangeEnd w:id="46"/>
      <w:r w:rsidR="000557DA">
        <w:rPr>
          <w:rStyle w:val="CommentReference"/>
          <w:rFonts w:ascii="Times New Roman" w:eastAsia="Times New Roman" w:hAnsi="Times New Roman" w:cs="Times New Roman"/>
          <w:color w:val="000000"/>
          <w:sz w:val="24"/>
          <w:szCs w:val="24"/>
        </w:rPr>
        <w:commentReference w:id="46"/>
      </w:r>
    </w:p>
    <w:p w14:paraId="107E6F82"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Bhatt S, Gething PW, Brady OJ, Messina JP, Farlow AW, Moyes CL, Drake JM, Brownstein JS, Hoen AG, Sankoh O, Myers MF, George DB, Jaenisch T, Wint GRW, Simmons CP, Scott TW, Farrar JJ, Hay SI (2013) The global distribution and burden of dengue. Nature. 496(7446): 504–507.</w:t>
      </w:r>
    </w:p>
    <w:p w14:paraId="5D88757D"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del w:id="49" w:author="Author" w:date="2026-07-23T01:26:00Z">
        <w:r>
          <w:delText>Widyantoro W, Nurjazuli N, Hanani Y (2021) Pengendalian Demam Berdarah Dengue (DBD) Berbasis Masyarakat di Indonesia: Systematic Review. Jurnal Ilmu Kesehatan Masyarakat. 10(03): 191–199.</w:delText>
        </w:r>
      </w:del>
      <w:ins w:id="50" w:author="Author" w:date="2026-07-23T01:26:00Z">
        <w:r>
          <w:t>Widyantoro W, Nurjazuli N, Hanani Y (2021) Community-based dengue hemorrhagic fever control in Indonesia: a systematic review. J Ilmu Kesehat Masyarakat. 10(03): 191–199.</w:t>
        </w:r>
      </w:ins>
    </w:p>
    <w:p w14:paraId="57101D24"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51"/>
      <w:commentRangeStart w:id="52"/>
      <w:del w:id="53" w:author="Author" w:date="2026-07-23T01:26:00Z">
        <w:r>
          <w:delText>Adrianto H, Silitonga HTH, Ritunga I, Santoso GA, Juwono MVC (2024) Potensi pengendalian larva nyamuk Aedes aegypti (Linnaeus) dengan menggunakan tiga varietas  ikan cupang (Betta splendens): Potential for controlling Aedes aegypti (Linnaeus) mosquito larvae using three varieties of betta fish (Betta splendens). J Entomol Indones. 21(2): 130–139.</w:delText>
        </w:r>
      </w:del>
      <w:ins w:id="54" w:author="Author" w:date="2026-07-23T01:26:00Z">
        <w:r>
          <w:t xml:space="preserve">Adrianto H, Silitonga HTH, Ritunga I, Santoso GA, </w:t>
        </w:r>
        <w:r>
          <w:lastRenderedPageBreak/>
          <w:t>Juwono MVC (2024) Potential for controlling Aedes aegypti (Linnaeus) mosquito larvae using three varieties of betta fish (Betta splendens). J Entomol Indones. 21(2): 130–139.</w:t>
        </w:r>
      </w:ins>
      <w:commentRangeEnd w:id="51"/>
      <w:r>
        <w:rPr>
          <w:rStyle w:val="CommentReference"/>
          <w:rFonts w:ascii="Times New Roman" w:eastAsia="Times New Roman" w:hAnsi="Times New Roman" w:cs="Times New Roman"/>
          <w:color w:val="000000"/>
          <w:sz w:val="24"/>
          <w:szCs w:val="24"/>
        </w:rPr>
        <w:commentReference w:id="51"/>
      </w:r>
      <w:commentRangeEnd w:id="52"/>
      <w:r w:rsidR="000557DA">
        <w:rPr>
          <w:rStyle w:val="CommentReference"/>
          <w:rFonts w:ascii="Times New Roman" w:eastAsia="Times New Roman" w:hAnsi="Times New Roman" w:cs="Times New Roman"/>
          <w:color w:val="000000"/>
          <w:sz w:val="24"/>
          <w:szCs w:val="24"/>
        </w:rPr>
        <w:commentReference w:id="52"/>
      </w:r>
    </w:p>
    <w:p w14:paraId="203ADB07"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55"/>
      <w:commentRangeStart w:id="56"/>
      <w:del w:id="57" w:author="Author" w:date="2026-07-23T01:26:00Z">
        <w:r>
          <w:delText>Sari E, Bahrina I, Bustanul S, Langsa U (2025) Hubungan Pemberantasan Sarang Nyamuk (3M Plus) dengan Kejadian Demam Berdarah Dengue di Wilayah Kerja Puskesmas Karang Baru. Jurnal Promotif Preventif. 8(1): 80–85.</w:delText>
        </w:r>
      </w:del>
      <w:ins w:id="58" w:author="Author" w:date="2026-07-23T01:26:00Z">
        <w:r>
          <w:t>Sari E, Bahrina I, Bustanul S, Langsa U (2025) Association between mosquito nest eradication (3M Plus) and dengue hemorrhagic fever incidence in the working area of Karang Baru Public Health Center. J Promot Prev. 8(1): 80–85.</w:t>
        </w:r>
      </w:ins>
      <w:commentRangeEnd w:id="55"/>
      <w:r>
        <w:rPr>
          <w:rStyle w:val="CommentReference"/>
          <w:rFonts w:ascii="Times New Roman" w:eastAsia="Times New Roman" w:hAnsi="Times New Roman" w:cs="Times New Roman"/>
          <w:color w:val="000000"/>
          <w:sz w:val="24"/>
          <w:szCs w:val="24"/>
        </w:rPr>
        <w:commentReference w:id="55"/>
      </w:r>
      <w:commentRangeEnd w:id="56"/>
      <w:r w:rsidR="000557DA">
        <w:rPr>
          <w:rStyle w:val="CommentReference"/>
          <w:rFonts w:ascii="Times New Roman" w:eastAsia="Times New Roman" w:hAnsi="Times New Roman" w:cs="Times New Roman"/>
          <w:color w:val="000000"/>
          <w:sz w:val="24"/>
          <w:szCs w:val="24"/>
        </w:rPr>
        <w:commentReference w:id="56"/>
      </w:r>
    </w:p>
    <w:p w14:paraId="0CF15311"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59"/>
      <w:commentRangeStart w:id="60"/>
      <w:del w:id="61" w:author="Author" w:date="2026-07-23T01:26:00Z">
        <w:r>
          <w:delText>Go YF, Fifanto I, Yoga T, Murni M, Bate MY, Keken MNP, Lesing AF, Halamai S, Kari EM, Mariano T (2025) Pemberantasan Sarang Nyamuk Melalui Sanitasi dan Pemanfaatan Tanaman Anti Nyamuk dengan Sistem Eco-Friendly Mosquito Control di Desa Pagersari, Ngantang, Jawa Timur. J Abdita Naturafarm. 2(1):26–33.</w:delText>
        </w:r>
      </w:del>
      <w:ins w:id="62" w:author="Author" w:date="2026-07-23T01:26:00Z">
        <w:r>
          <w:t>Go YF, Fifanto I, Yoga T, Murni M, Bate MY, Keken MNP, Lesing AF, Halamai S, Kari EM, Mariano T (2025) Mosquito nest eradication through sanitation and use of anti-mosquito plants with an eco-friendly mosquito control system in Pagersari Village, Ngantang, East Java. J Abdita Naturafarm. 2(1): 26–33.</w:t>
        </w:r>
      </w:ins>
      <w:commentRangeEnd w:id="59"/>
      <w:r>
        <w:rPr>
          <w:rStyle w:val="CommentReference"/>
          <w:rFonts w:ascii="Times New Roman" w:eastAsia="Times New Roman" w:hAnsi="Times New Roman" w:cs="Times New Roman"/>
          <w:color w:val="000000"/>
          <w:sz w:val="24"/>
          <w:szCs w:val="24"/>
        </w:rPr>
        <w:commentReference w:id="59"/>
      </w:r>
      <w:commentRangeEnd w:id="60"/>
      <w:r w:rsidR="000557DA">
        <w:rPr>
          <w:rStyle w:val="CommentReference"/>
          <w:rFonts w:ascii="Times New Roman" w:eastAsia="Times New Roman" w:hAnsi="Times New Roman" w:cs="Times New Roman"/>
          <w:color w:val="000000"/>
          <w:sz w:val="24"/>
          <w:szCs w:val="24"/>
        </w:rPr>
        <w:commentReference w:id="60"/>
      </w:r>
    </w:p>
    <w:p w14:paraId="210C7D82"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63"/>
      <w:commentRangeStart w:id="64"/>
      <w:del w:id="65" w:author="Author" w:date="2026-07-23T01:26:00Z">
        <w:r>
          <w:delText>Sutriyawan A, Darmawan W, Akbar H, Habibi J, Fibrianti F (2022) Faktor yang Mempengaruhi Pemberantasan Sarang Nyamuk (PSN) Melalui 3M Plus dalam Upaya Pencegahan Demam Berdarah Dengue (DBD). Jurnal Ilmu Kesehatan Masyarakat. 11(01): 23–32.</w:delText>
        </w:r>
      </w:del>
      <w:ins w:id="66" w:author="Author" w:date="2026-07-23T01:26:00Z">
        <w:r>
          <w:t>Sutriyawan A, Darmawan W, Akbar H, Habibi J, Fibrianti F (2022) Factors affecting mosquito nest eradication through 3M Plus in efforts to prevent dengue hemorrhagic fever. J Ilmu Kesehat Masyarakat. 11(01): 23–32.</w:t>
        </w:r>
      </w:ins>
      <w:commentRangeEnd w:id="63"/>
      <w:r>
        <w:rPr>
          <w:rStyle w:val="CommentReference"/>
          <w:rFonts w:ascii="Times New Roman" w:eastAsia="Times New Roman" w:hAnsi="Times New Roman" w:cs="Times New Roman"/>
          <w:color w:val="000000"/>
          <w:sz w:val="24"/>
          <w:szCs w:val="24"/>
        </w:rPr>
        <w:commentReference w:id="63"/>
      </w:r>
      <w:commentRangeEnd w:id="64"/>
      <w:r w:rsidR="000557DA">
        <w:rPr>
          <w:rStyle w:val="CommentReference"/>
          <w:rFonts w:ascii="Times New Roman" w:eastAsia="Times New Roman" w:hAnsi="Times New Roman" w:cs="Times New Roman"/>
          <w:color w:val="000000"/>
          <w:sz w:val="24"/>
          <w:szCs w:val="24"/>
        </w:rPr>
        <w:commentReference w:id="64"/>
      </w:r>
    </w:p>
    <w:p w14:paraId="77379EE4"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67"/>
      <w:commentRangeStart w:id="68"/>
      <w:del w:id="69" w:author="Author" w:date="2026-07-23T01:26:00Z">
        <w:r>
          <w:delText>Karo MB, Perangin-Angin S (2024) Fogging dan Pemberantasan Sarang Nyamuk untuk Langkah Bersama Melawan Demam Berdarah di Wilayah Kerja Puskesmas Korpri Kecamatan Berastagi Kabupaten Karo Tahun 2024. BESIRU: Jurnal Pengabdian Masyarakat. 1(12): 1107–15.</w:delText>
        </w:r>
      </w:del>
      <w:ins w:id="70" w:author="Author" w:date="2026-07-23T01:26:00Z">
        <w:r>
          <w:t>Karo MB, Perangin-Angin S (2024) Fogging and mosquito nest eradication as joint measures against dengue fever in the Korpri Public Health Center working area, Berastagi Subdistrict, Karo Regency, 2024. BESIRU. 1(12): 1107–1115.</w:t>
        </w:r>
      </w:ins>
      <w:commentRangeEnd w:id="67"/>
      <w:r>
        <w:rPr>
          <w:rStyle w:val="CommentReference"/>
          <w:rFonts w:ascii="Times New Roman" w:eastAsia="Times New Roman" w:hAnsi="Times New Roman" w:cs="Times New Roman"/>
          <w:color w:val="000000"/>
          <w:sz w:val="24"/>
          <w:szCs w:val="24"/>
        </w:rPr>
        <w:commentReference w:id="67"/>
      </w:r>
      <w:commentRangeEnd w:id="68"/>
      <w:r w:rsidR="000557DA">
        <w:rPr>
          <w:rStyle w:val="CommentReference"/>
          <w:rFonts w:ascii="Times New Roman" w:eastAsia="Times New Roman" w:hAnsi="Times New Roman" w:cs="Times New Roman"/>
          <w:color w:val="000000"/>
          <w:sz w:val="24"/>
          <w:szCs w:val="24"/>
        </w:rPr>
        <w:commentReference w:id="68"/>
      </w:r>
    </w:p>
    <w:p w14:paraId="2BD799A6"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71"/>
      <w:commentRangeStart w:id="72"/>
      <w:del w:id="73" w:author="Author" w:date="2026-07-23T01:26:00Z">
        <w:r>
          <w:delText>Qibtiyah SM, Nuryady MohM, Susetyarini RrE, Permana TI, Sasongkojati DA (2022) Analisis Status Resistensi Aedes aegypti terhadap Insektisida Cypermethrin 0,05% di Kecamatan Endemis Kabupaten Malang. Bioscientist : Jurnal Ilmiah Biologi. 10(1): 240.</w:delText>
        </w:r>
      </w:del>
      <w:ins w:id="74" w:author="Author" w:date="2026-07-23T01:26:00Z">
        <w:r>
          <w:t>Qibtiyah SM, Nuryady MohM, Susetyarini RrE, Permana TI, Sasongkojati DA (2022) Analysis of Aedes aegypti resistance status to 0.05% cypermethrin insecticide in an endemic subdistrict of Malang Regency. Bioscientist. 10(1): 240.</w:t>
        </w:r>
      </w:ins>
      <w:commentRangeEnd w:id="71"/>
      <w:r>
        <w:rPr>
          <w:rStyle w:val="CommentReference"/>
          <w:rFonts w:ascii="Times New Roman" w:eastAsia="Times New Roman" w:hAnsi="Times New Roman" w:cs="Times New Roman"/>
          <w:color w:val="000000"/>
          <w:sz w:val="24"/>
          <w:szCs w:val="24"/>
        </w:rPr>
        <w:commentReference w:id="71"/>
      </w:r>
      <w:commentRangeEnd w:id="72"/>
      <w:r w:rsidR="000557DA">
        <w:rPr>
          <w:rStyle w:val="CommentReference"/>
          <w:rFonts w:ascii="Times New Roman" w:eastAsia="Times New Roman" w:hAnsi="Times New Roman" w:cs="Times New Roman"/>
          <w:color w:val="000000"/>
          <w:sz w:val="24"/>
          <w:szCs w:val="24"/>
        </w:rPr>
        <w:commentReference w:id="72"/>
      </w:r>
    </w:p>
    <w:p w14:paraId="092E42DC"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Silalahi CN, Tu WC, Chang NT, Singham GV, Ahmad I, Neoh KB (2022) Insecticide resistance profiles and synergism of field </w:t>
      </w:r>
      <w:r>
        <w:rPr>
          <w:rFonts w:ascii="Times New Roman" w:eastAsia="Times New Roman" w:hAnsi="Times New Roman" w:cs="Times New Roman"/>
          <w:i/>
          <w:color w:val="000000"/>
          <w:sz w:val="24"/>
          <w:szCs w:val="24"/>
        </w:rPr>
        <w:t>Aedes aegypti</w:t>
      </w:r>
      <w:r>
        <w:rPr>
          <w:rFonts w:ascii="Times New Roman" w:eastAsia="Times New Roman" w:hAnsi="Times New Roman" w:cs="Times New Roman"/>
          <w:color w:val="000000"/>
          <w:sz w:val="24"/>
          <w:szCs w:val="24"/>
        </w:rPr>
        <w:t xml:space="preserve"> from Indonesia. PLoS Negl Trop Dis. 16(6): e0010501.</w:t>
      </w:r>
    </w:p>
    <w:p w14:paraId="4EC7A552"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Triana D, Siregar FN, Utami EPWT, Suteky T, Wicaksono S (2021) Entomological parameters  and characterization of insecticide resistance in dengue vector </w:t>
      </w:r>
      <w:r>
        <w:rPr>
          <w:rFonts w:ascii="Times New Roman" w:eastAsia="Times New Roman" w:hAnsi="Times New Roman" w:cs="Times New Roman"/>
          <w:i/>
          <w:color w:val="000000"/>
          <w:sz w:val="24"/>
          <w:szCs w:val="24"/>
        </w:rPr>
        <w:t>Aedes aegypti</w:t>
      </w:r>
      <w:r>
        <w:rPr>
          <w:rFonts w:ascii="Times New Roman" w:eastAsia="Times New Roman" w:hAnsi="Times New Roman" w:cs="Times New Roman"/>
          <w:color w:val="000000"/>
          <w:sz w:val="24"/>
          <w:szCs w:val="24"/>
        </w:rPr>
        <w:t xml:space="preserve"> larvae from Bengkulu City, Indonesia. Malays J Public Health Med. 21(1): 96–102.</w:t>
      </w:r>
    </w:p>
    <w:p w14:paraId="5C1E2BDB"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Reinhold JM, Chandrasegaran K, Oker H, Crespo JE, Vinauger C, Lahondère C (2022) Species-specificity in thermopreference and CO₂-gated heat-seeking in </w:t>
      </w:r>
      <w:r>
        <w:rPr>
          <w:rFonts w:ascii="Times New Roman" w:eastAsia="Times New Roman" w:hAnsi="Times New Roman" w:cs="Times New Roman"/>
          <w:i/>
          <w:iCs/>
          <w:color w:val="000000"/>
          <w:sz w:val="24"/>
          <w:szCs w:val="24"/>
        </w:rPr>
        <w:t>Culex</w:t>
      </w:r>
      <w:r>
        <w:rPr>
          <w:rFonts w:ascii="Times New Roman" w:eastAsia="Times New Roman" w:hAnsi="Times New Roman" w:cs="Times New Roman"/>
          <w:color w:val="000000"/>
          <w:sz w:val="24"/>
          <w:szCs w:val="24"/>
        </w:rPr>
        <w:t xml:space="preserve"> mosquitoes. Insects. 13(1): 92.</w:t>
      </w:r>
    </w:p>
    <w:p w14:paraId="0C854E13"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Bello JE, Cardé RT (2022) Compounds from human odor induce attraction and landing in female yellow fever mosquitoes (</w:t>
      </w:r>
      <w:r>
        <w:rPr>
          <w:rFonts w:ascii="Times New Roman" w:eastAsia="Times New Roman" w:hAnsi="Times New Roman" w:cs="Times New Roman"/>
          <w:i/>
          <w:color w:val="000000"/>
          <w:sz w:val="24"/>
          <w:szCs w:val="24"/>
        </w:rPr>
        <w:t>Aedes aegypti</w:t>
      </w:r>
      <w:r>
        <w:rPr>
          <w:rFonts w:ascii="Times New Roman" w:eastAsia="Times New Roman" w:hAnsi="Times New Roman" w:cs="Times New Roman"/>
          <w:color w:val="000000"/>
          <w:sz w:val="24"/>
          <w:szCs w:val="24"/>
        </w:rPr>
        <w:t>). Sci Rep. 12(1): 15638.</w:t>
      </w:r>
    </w:p>
    <w:p w14:paraId="7110D663"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Dormont L, Mulatier M, Carrasco D, Cohuet A (2021) Mosquito attractants. J Chem Ecol. 47(4–5): 351–393.</w:t>
      </w:r>
    </w:p>
    <w:p w14:paraId="2DFD899B"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Nakata T, Simões P, Walker SM, Russell IJ, Bomphrey RJ (2022) Auditory sensory range of male mosquitoes for the detection of female flight sound. J R Soc Interface. 19(193): 20220285.</w:t>
      </w:r>
    </w:p>
    <w:p w14:paraId="7294B9AD"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Peach DAH, Ko E, Blake AJ, Gries G (2019) Ultraviolet inflorescence cues enhance attractiveness of inflorescence odour to </w:t>
      </w:r>
      <w:r>
        <w:rPr>
          <w:rFonts w:ascii="Times New Roman" w:eastAsia="Times New Roman" w:hAnsi="Times New Roman" w:cs="Times New Roman"/>
          <w:i/>
          <w:color w:val="000000"/>
          <w:sz w:val="24"/>
          <w:szCs w:val="24"/>
        </w:rPr>
        <w:t>Culex pipiens</w:t>
      </w:r>
      <w:r>
        <w:rPr>
          <w:rFonts w:ascii="Times New Roman" w:eastAsia="Times New Roman" w:hAnsi="Times New Roman" w:cs="Times New Roman"/>
          <w:color w:val="000000"/>
          <w:sz w:val="24"/>
          <w:szCs w:val="24"/>
        </w:rPr>
        <w:t xml:space="preserve"> mosquitoes. PLoS One. 14(6): e0217484.</w:t>
      </w:r>
    </w:p>
    <w:p w14:paraId="4EA40ECB"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Mubarak, Baskoro T, Satoto T, Hartini S, Tontowi A (2021) Systematic review: effectiveness of combination of lactic acid attractants for control of dengue vector </w:t>
      </w:r>
      <w:r>
        <w:rPr>
          <w:rFonts w:ascii="Times New Roman" w:eastAsia="Times New Roman" w:hAnsi="Times New Roman" w:cs="Times New Roman"/>
          <w:i/>
          <w:color w:val="000000"/>
          <w:sz w:val="24"/>
          <w:szCs w:val="24"/>
        </w:rPr>
        <w:t>Aedes spp.</w:t>
      </w:r>
      <w:r>
        <w:rPr>
          <w:rFonts w:ascii="Times New Roman" w:eastAsia="Times New Roman" w:hAnsi="Times New Roman" w:cs="Times New Roman"/>
          <w:color w:val="000000"/>
          <w:sz w:val="24"/>
          <w:szCs w:val="24"/>
        </w:rPr>
        <w:t xml:space="preserve"> J Vector Borne Dis. 58(2): 99–105.</w:t>
      </w:r>
    </w:p>
    <w:p w14:paraId="06D85FC9"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Rahayu ER, Atikah D, Setiyadi A, Sulistyo FA, Putri ST, Purba S, Kartikasari A, Pratiwi A, Fadillah M, Nuraini S, Wahyuni S (2023) Utilization of modified mosquito killer as an alternative for </w:t>
      </w:r>
      <w:r>
        <w:rPr>
          <w:rFonts w:ascii="Times New Roman" w:eastAsia="Times New Roman" w:hAnsi="Times New Roman" w:cs="Times New Roman"/>
          <w:i/>
          <w:iCs/>
          <w:color w:val="000000"/>
          <w:sz w:val="24"/>
          <w:szCs w:val="24"/>
        </w:rPr>
        <w:t>Aedes aegypti</w:t>
      </w:r>
      <w:r>
        <w:rPr>
          <w:rFonts w:ascii="Times New Roman" w:eastAsia="Times New Roman" w:hAnsi="Times New Roman" w:cs="Times New Roman"/>
          <w:color w:val="000000"/>
          <w:sz w:val="24"/>
          <w:szCs w:val="24"/>
        </w:rPr>
        <w:t xml:space="preserve"> mosquito control. J Health. 10(1): 73–78.</w:t>
      </w:r>
    </w:p>
    <w:p w14:paraId="35DF53EC"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75"/>
      <w:commentRangeStart w:id="76"/>
      <w:del w:id="77" w:author="Author" w:date="2026-07-23T01:26:00Z">
        <w:r>
          <w:delText>Saputra R, Gemala M, Oktarizal H (2022) Pemanfaatan Fermentasi Singkong, Air Tebu, Gula Merah dan Kulit Pisang dalam Optimalisasi Perangkap Nyamuk (Trapping) sebagai Atraktan Perangkap. Jurnal Kesehatan Perintis. 9(1):23–30.</w:delText>
        </w:r>
      </w:del>
      <w:ins w:id="78" w:author="Author" w:date="2026-07-23T01:26:00Z">
        <w:r>
          <w:t>Saputra R, Gemala M, Oktarizal H (2022) Use of cassava, sugarcane juice, brown sugar and banana peel fermentation in optimizing mosquito traps as attractants. J Kesehat Perintis. 9(1): 23–30.</w:t>
        </w:r>
      </w:ins>
      <w:commentRangeEnd w:id="75"/>
      <w:r>
        <w:rPr>
          <w:rStyle w:val="CommentReference"/>
          <w:rFonts w:ascii="Times New Roman" w:eastAsia="Times New Roman" w:hAnsi="Times New Roman" w:cs="Times New Roman"/>
          <w:color w:val="000000"/>
          <w:sz w:val="24"/>
          <w:szCs w:val="24"/>
        </w:rPr>
        <w:commentReference w:id="75"/>
      </w:r>
      <w:commentRangeEnd w:id="76"/>
      <w:r w:rsidR="000557DA">
        <w:rPr>
          <w:rStyle w:val="CommentReference"/>
          <w:rFonts w:ascii="Times New Roman" w:eastAsia="Times New Roman" w:hAnsi="Times New Roman" w:cs="Times New Roman"/>
          <w:color w:val="000000"/>
          <w:sz w:val="24"/>
          <w:szCs w:val="24"/>
        </w:rPr>
        <w:commentReference w:id="76"/>
      </w:r>
    </w:p>
    <w:p w14:paraId="53A35D86"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del w:id="79" w:author="Author" w:date="2026-07-23T01:26:00Z">
        <w:r>
          <w:delText>Carnaghi M, Belmain SR, Hopkins RJ, Hawkes FM (2021) Multimodal synergisms in host stimuli drive landing response in malaria mosquitoes. Sci Rep. 11:7379.</w:delText>
        </w:r>
      </w:del>
      <w:ins w:id="80" w:author="Author" w:date="2026-07-23T01:26:00Z">
        <w:r>
          <w:t>Carnaghi M, Belmain SR, Hopkins RJ, Hawkes FM (2021) Multimodal synergisms in host stimuli drive landing response in malaria mosquitoes. Sci Rep. 11:7379.</w:t>
        </w:r>
      </w:ins>
    </w:p>
    <w:p w14:paraId="3D47C0E3"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McMeniman CJ, Corfas RA, Matthews BJ, Ritchie SA, Vosshall LB (2014) Multimodal integration of carbon dioxide and other sensory cues drives mosquito attraction to humans. Cell. 156(5): 1060–1071.</w:t>
      </w:r>
    </w:p>
    <w:p w14:paraId="04BF8AD4"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del w:id="81" w:author="Author" w:date="2026-07-23T01:26:00Z">
        <w:r>
          <w:delText>Nasrabadi M, Abolghasemi Dehaqani MR, Vatandoost H, Sedaghat MM, Azarm A, Moosakazemi SH (2025) Laboratory evaluation of synthetic attractants for Anopheles stephensi using high-throughput screening: a step towards development of mosquito traps. J Arthropod Borne Dis. 19(2):113–124.</w:delText>
        </w:r>
      </w:del>
      <w:ins w:id="82" w:author="Author" w:date="2026-07-23T01:26:00Z">
        <w:r>
          <w:t>Nasrabadi M, Abolghasemi Dehaqani MR, Vatandoost H, Sedaghat MM, Azarm A, Moosakazemi SH (2025) Laboratory evaluation of synthetic attractants for Anopheles stephensi using high-throughput screening: a step towards development of mosquito traps. J Arthropod Borne Dis. 19(2): 113–124.</w:t>
        </w:r>
      </w:ins>
    </w:p>
    <w:p w14:paraId="433D89A2"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commentRangeStart w:id="83"/>
      <w:commentRangeStart w:id="84"/>
      <w:del w:id="85" w:author="Author" w:date="2026-07-23T01:26:00Z">
        <w:r>
          <w:delText>Lema YNP, Almet J, Wuri DA (2021) Gambaran Siklus Hidup Nyamuk Aedes sp.  Di Kota Kupang. Jurnal Veteriner Nusantara. 4(1): 2–2.</w:delText>
        </w:r>
      </w:del>
      <w:ins w:id="86" w:author="Author" w:date="2026-07-23T01:26:00Z">
        <w:r>
          <w:t>Lema YNP, Almet J, Wuri DA (2021) Life cycle of Aedes sp. mosquitoes in Kupang City. J Vet Nusantara. 4(1): 2–2.</w:t>
        </w:r>
      </w:ins>
      <w:commentRangeEnd w:id="83"/>
      <w:r>
        <w:rPr>
          <w:rStyle w:val="CommentReference"/>
          <w:rFonts w:ascii="Times New Roman" w:eastAsia="Times New Roman" w:hAnsi="Times New Roman" w:cs="Times New Roman"/>
          <w:color w:val="000000"/>
          <w:sz w:val="24"/>
          <w:szCs w:val="24"/>
        </w:rPr>
        <w:commentReference w:id="83"/>
      </w:r>
      <w:commentRangeEnd w:id="84"/>
      <w:r w:rsidR="000557DA">
        <w:rPr>
          <w:rStyle w:val="CommentReference"/>
          <w:rFonts w:ascii="Times New Roman" w:eastAsia="Times New Roman" w:hAnsi="Times New Roman" w:cs="Times New Roman"/>
          <w:color w:val="000000"/>
          <w:sz w:val="24"/>
          <w:szCs w:val="24"/>
        </w:rPr>
        <w:commentReference w:id="84"/>
      </w:r>
    </w:p>
    <w:p w14:paraId="2AD5E28C"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Coutinho-Abreu IV, Riffell JA, Akbari OS (2021) Human attractive cues and mosquito host-seeking behavior. Trends Parasitol. 38(3): 246–264.</w:t>
      </w:r>
    </w:p>
    <w:p w14:paraId="6A60CE67"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Yan J, Gangoso L, Ruiz S, Soriguer R, Figuerola J, Martínez-de la Puente J (2021) Understanding host utilization by mosquitoes: determinants, challenges and future directions. Biol Rev Camb Philos Soc. 96(4): 1367–85.</w:t>
      </w:r>
    </w:p>
    <w:p w14:paraId="1EDB3271"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Wu Y, Wang J, Li T, Liu Q, Gong Z, Hou J (2020) Effect of different carbon dioxide (CO₂) flows on trapping </w:t>
      </w:r>
      <w:r>
        <w:rPr>
          <w:rFonts w:ascii="Times New Roman" w:eastAsia="Times New Roman" w:hAnsi="Times New Roman" w:cs="Times New Roman"/>
          <w:i/>
          <w:color w:val="000000"/>
          <w:sz w:val="24"/>
          <w:szCs w:val="24"/>
        </w:rPr>
        <w:t>Aedes albopictus</w:t>
      </w:r>
      <w:r>
        <w:rPr>
          <w:rFonts w:ascii="Times New Roman" w:eastAsia="Times New Roman" w:hAnsi="Times New Roman" w:cs="Times New Roman"/>
          <w:color w:val="000000"/>
          <w:sz w:val="24"/>
          <w:szCs w:val="24"/>
        </w:rPr>
        <w:t xml:space="preserve"> with BG traps in the field in Zhejiang Province, China. PLoS One. 15(12): e0243061.</w:t>
      </w:r>
    </w:p>
    <w:p w14:paraId="5A2AD78A"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Wolff GH, Lahondère C, Vinauger C, Rylance E, Riffell JA (2023) Neuromodulation and differential learning across mosquito species. Proc Biol Sci. 290(1990).</w:t>
      </w:r>
    </w:p>
    <w:p w14:paraId="389BB5B4"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Martinez J, Showering A, Oke C, Jones RT, Logan JG (2021) Differential attraction in mosquito-human interactions and implications for disease control. Philos Trans R Soc Lond B Biol Sci. 376(1818).</w:t>
      </w:r>
    </w:p>
    <w:p w14:paraId="48969BCC"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Barrera R (2022) New tools for Aedes control: mass trapping. Curr Opin Insect Sci. 52: 100942.</w:t>
      </w:r>
    </w:p>
    <w:p w14:paraId="54E3C00B"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Jaffal A, Fite J, Baldet T, Delaunay P, Jourdain F, Mora-Castillo R, Olive MM, Roiz D (2023) Current evidences of the efficacy of mosquito mass-trapping interventions to reduce </w:t>
      </w:r>
      <w:r>
        <w:rPr>
          <w:rFonts w:ascii="Times New Roman" w:eastAsia="Times New Roman" w:hAnsi="Times New Roman" w:cs="Times New Roman"/>
          <w:i/>
          <w:iCs/>
          <w:color w:val="000000"/>
          <w:sz w:val="24"/>
          <w:szCs w:val="24"/>
        </w:rPr>
        <w:t xml:space="preserve">Aedes </w:t>
      </w:r>
      <w:r>
        <w:rPr>
          <w:rFonts w:ascii="Times New Roman" w:eastAsia="Times New Roman" w:hAnsi="Times New Roman" w:cs="Times New Roman"/>
          <w:i/>
          <w:iCs/>
          <w:color w:val="000000"/>
          <w:sz w:val="24"/>
          <w:szCs w:val="24"/>
        </w:rPr>
        <w:lastRenderedPageBreak/>
        <w:t>aegypti</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iCs/>
          <w:color w:val="000000"/>
          <w:sz w:val="24"/>
          <w:szCs w:val="24"/>
        </w:rPr>
        <w:t>Aedes albopictus</w:t>
      </w:r>
      <w:r>
        <w:rPr>
          <w:rFonts w:ascii="Times New Roman" w:eastAsia="Times New Roman" w:hAnsi="Times New Roman" w:cs="Times New Roman"/>
          <w:color w:val="000000"/>
          <w:sz w:val="24"/>
          <w:szCs w:val="24"/>
        </w:rPr>
        <w:t xml:space="preserve"> populations and </w:t>
      </w:r>
      <w:r>
        <w:rPr>
          <w:rFonts w:ascii="Times New Roman" w:eastAsia="Times New Roman" w:hAnsi="Times New Roman" w:cs="Times New Roman"/>
          <w:i/>
          <w:iCs/>
          <w:color w:val="000000"/>
          <w:sz w:val="24"/>
          <w:szCs w:val="24"/>
        </w:rPr>
        <w:t>Aedes</w:t>
      </w:r>
      <w:r>
        <w:rPr>
          <w:rFonts w:ascii="Times New Roman" w:eastAsia="Times New Roman" w:hAnsi="Times New Roman" w:cs="Times New Roman"/>
          <w:color w:val="000000"/>
          <w:sz w:val="24"/>
          <w:szCs w:val="24"/>
        </w:rPr>
        <w:t>-borne virus transmission. PLoS Negl Trop Dis. 17(3): e0011153.</w:t>
      </w:r>
    </w:p>
    <w:p w14:paraId="404B4528"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Paiz-Moscoso KE, Cisneros-Vázquez LA, Danís-Lozano R, Rodríguez-Rojas JJ, Rebollar-Téllez EA, Sánchez-Casas RM, Fernández-Salas I (2023) Design and evaluation of a sticky attractant trap for intra-domiciliary surveillance of </w:t>
      </w:r>
      <w:r>
        <w:rPr>
          <w:rFonts w:ascii="Times New Roman" w:eastAsia="Times New Roman" w:hAnsi="Times New Roman" w:cs="Times New Roman"/>
          <w:i/>
          <w:iCs/>
          <w:color w:val="000000"/>
          <w:sz w:val="24"/>
          <w:szCs w:val="24"/>
        </w:rPr>
        <w:t>Aedes aegypti</w:t>
      </w:r>
      <w:r>
        <w:rPr>
          <w:rFonts w:ascii="Times New Roman" w:eastAsia="Times New Roman" w:hAnsi="Times New Roman" w:cs="Times New Roman"/>
          <w:color w:val="000000"/>
          <w:sz w:val="24"/>
          <w:szCs w:val="24"/>
        </w:rPr>
        <w:t xml:space="preserve"> populations in Mexico. Insects. 14(12): 940.</w:t>
      </w:r>
    </w:p>
    <w:p w14:paraId="22A8DD3C" w14:textId="77777777" w:rsidR="00552B94"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Tambwe MM, Saddler A, Kibondo UA, Mashauri R, Kreppel KS, Govella NJ, Moore SJ (2021) Semi-field evaluation of the exposure-free mosquito electrocuting trap and BG-Sentinel trap as an alternative to the human landing catch for measuring the efficacy of transfluthrin emanators against </w:t>
      </w:r>
      <w:r>
        <w:rPr>
          <w:rFonts w:ascii="Times New Roman" w:eastAsia="Times New Roman" w:hAnsi="Times New Roman" w:cs="Times New Roman"/>
          <w:i/>
          <w:iCs/>
          <w:color w:val="000000"/>
          <w:sz w:val="24"/>
          <w:szCs w:val="24"/>
        </w:rPr>
        <w:t>Aedes aegypti</w:t>
      </w:r>
      <w:r>
        <w:rPr>
          <w:rFonts w:ascii="Times New Roman" w:eastAsia="Times New Roman" w:hAnsi="Times New Roman" w:cs="Times New Roman"/>
          <w:color w:val="000000"/>
          <w:sz w:val="24"/>
          <w:szCs w:val="24"/>
        </w:rPr>
        <w:t>. Parasites Vectors. 14: 265.</w:t>
      </w:r>
    </w:p>
    <w:sectPr w:rsidR="00552B94">
      <w:headerReference w:type="default" r:id="rId13"/>
      <w:footerReference w:type="default" r:id="rId14"/>
      <w:pgSz w:w="12240" w:h="15840"/>
      <w:pgMar w:top="1584" w:right="1296" w:bottom="1296" w:left="1296" w:header="720" w:footer="720" w:gutter="0"/>
      <w:pgNumType w:start="1"/>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1900-01-01T00:00:00Z" w:initials="A">
    <w:p w14:paraId="107BF0B4" w14:textId="77777777" w:rsidR="00552B94" w:rsidRDefault="000557DA">
      <w:pPr>
        <w:overflowPunct w:val="0"/>
      </w:pPr>
      <w:r>
        <w:rPr>
          <w:rStyle w:val="CommentReference"/>
        </w:rPr>
        <w:annotationRef/>
      </w:r>
      <w:r w:rsidR="00000000">
        <w:rPr>
          <w:sz w:val="20"/>
          <w:szCs w:val="20"/>
          <w:lang w:eastAsia="en-US"/>
        </w:rPr>
        <w:t xml:space="preserve">The number of abstract words are more than this journal style(250). </w:t>
      </w:r>
    </w:p>
    <w:p w14:paraId="7DCDD5E5" w14:textId="77777777" w:rsidR="00552B94" w:rsidRDefault="00000000">
      <w:r>
        <w:t>Response: The abstract has been shortened to 233 words, which is below the journal limit of 250 words.</w:t>
      </w:r>
    </w:p>
  </w:comment>
  <w:comment w:id="1" w:author="PT ANOA MANDIRI SEJAHTERA" w:date="2026-07-23T11:10:00Z" w:initials="PS">
    <w:p w14:paraId="413254B0" w14:textId="77777777" w:rsidR="000557DA" w:rsidRDefault="000557DA" w:rsidP="000557DA">
      <w:pPr>
        <w:pStyle w:val="CommentText"/>
      </w:pPr>
      <w:r>
        <w:rPr>
          <w:rStyle w:val="CommentReference"/>
        </w:rPr>
        <w:annotationRef/>
      </w:r>
      <w:r>
        <w:t xml:space="preserve">Thank you for your comment. The abstract has been revised and shortened to 233 words, which is within the journal’s maximum limit of 250 words. </w:t>
      </w:r>
    </w:p>
  </w:comment>
  <w:comment w:id="8" w:author="Author" w:date="1900-01-01T00:00:00Z" w:initials="A">
    <w:p w14:paraId="5C93AE59" w14:textId="77777777" w:rsidR="00552B94" w:rsidRDefault="000557DA">
      <w:pPr>
        <w:overflowPunct w:val="0"/>
      </w:pPr>
      <w:r>
        <w:rPr>
          <w:rStyle w:val="CommentReference"/>
        </w:rPr>
        <w:annotationRef/>
      </w:r>
      <w:r w:rsidR="00000000">
        <w:rPr>
          <w:sz w:val="20"/>
          <w:szCs w:val="20"/>
          <w:lang w:eastAsia="en-US"/>
        </w:rPr>
        <w:t>Do not use the same words of the title in keywords to increase visibility.</w:t>
      </w:r>
    </w:p>
    <w:p w14:paraId="2894656C" w14:textId="77777777" w:rsidR="00552B94" w:rsidRDefault="00000000">
      <w:r>
        <w:t>Response: The keywords have been revised to avoid repeating the same words used in the title and to improve visibility.</w:t>
      </w:r>
    </w:p>
  </w:comment>
  <w:comment w:id="9" w:author="PT ANOA MANDIRI SEJAHTERA" w:date="2026-07-23T11:10:00Z" w:initials="PS">
    <w:p w14:paraId="3C770ED2" w14:textId="77777777" w:rsidR="000557DA" w:rsidRDefault="000557DA" w:rsidP="000557DA">
      <w:pPr>
        <w:pStyle w:val="CommentText"/>
      </w:pPr>
      <w:r>
        <w:rPr>
          <w:rStyle w:val="CommentReference"/>
        </w:rPr>
        <w:annotationRef/>
      </w:r>
      <w:r>
        <w:t xml:space="preserve">Thank you for your suggestion. The keywords have been revised to avoid repeating the main words used in the title and to improve the discoverability and visibility of the article. </w:t>
      </w:r>
    </w:p>
  </w:comment>
  <w:comment w:id="13" w:author="Author" w:date="1900-01-01T00:00:00Z" w:initials="A">
    <w:p w14:paraId="6003B8F3" w14:textId="77777777" w:rsidR="00552B94" w:rsidRDefault="000557DA">
      <w:pPr>
        <w:overflowPunct w:val="0"/>
      </w:pPr>
      <w:r>
        <w:rPr>
          <w:rStyle w:val="CommentReference"/>
        </w:rPr>
        <w:annotationRef/>
      </w:r>
      <w:r w:rsidR="00000000">
        <w:rPr>
          <w:sz w:val="20"/>
          <w:szCs w:val="20"/>
          <w:lang w:eastAsia="en-US"/>
        </w:rPr>
        <w:t>Caption and note are not informative enough. Which subject of study? Prototype of what? Results on what? Which Mosquitoes? Aedes aegypti? The table has to be self-explanatory as much as possible.</w:t>
      </w:r>
    </w:p>
    <w:p w14:paraId="09DB1E85" w14:textId="77777777" w:rsidR="00552B94" w:rsidRDefault="00000000">
      <w:r>
        <w:t>Response: The caption and note of Table 1 have been revised to specify the study subject, prototype type, mosquito species, laboratory setting, place, and time.</w:t>
      </w:r>
    </w:p>
  </w:comment>
  <w:comment w:id="14" w:author="PT ANOA MANDIRI SEJAHTERA" w:date="2026-07-23T11:14:00Z" w:initials="PS">
    <w:p w14:paraId="2BA5A120" w14:textId="77777777" w:rsidR="000557DA" w:rsidRDefault="000557DA" w:rsidP="000557DA">
      <w:pPr>
        <w:pStyle w:val="CommentText"/>
      </w:pPr>
      <w:r>
        <w:rPr>
          <w:rStyle w:val="CommentReference"/>
        </w:rPr>
        <w:annotationRef/>
      </w:r>
      <w:r>
        <w:t xml:space="preserve">Thank you for your comment. The caption and note of Table 1 have been revised to clearly specify the type of prototype, the study subject, the mosquito species, the evaluated technical responses, the laboratory setting, the study location, and the study period. The table is now more informative and self-explanatory </w:t>
      </w:r>
    </w:p>
  </w:comment>
  <w:comment w:id="19" w:author="Author" w:date="1900-01-01T00:00:00Z" w:initials="A">
    <w:p w14:paraId="362E786F" w14:textId="77777777" w:rsidR="00552B94" w:rsidRDefault="000557DA">
      <w:pPr>
        <w:overflowPunct w:val="0"/>
      </w:pPr>
      <w:r>
        <w:rPr>
          <w:rStyle w:val="CommentReference"/>
        </w:rPr>
        <w:annotationRef/>
      </w:r>
      <w:r w:rsidR="00000000">
        <w:rPr>
          <w:sz w:val="20"/>
          <w:szCs w:val="20"/>
          <w:lang w:eastAsia="en-US"/>
        </w:rPr>
        <w:t>Caption and note are not informative enough. Which subject of study? Prototype of what? Results on what? Which Mosquitoes? Aedes aegypti? The table has to be self-explanatory as much as possible.</w:t>
      </w:r>
    </w:p>
    <w:p w14:paraId="2FCF02EE" w14:textId="77777777" w:rsidR="00552B94" w:rsidRDefault="00552B94">
      <w:pPr>
        <w:overflowPunct w:val="0"/>
      </w:pPr>
    </w:p>
    <w:p w14:paraId="33B03EAD" w14:textId="77777777" w:rsidR="00552B94" w:rsidRDefault="00000000">
      <w:r>
        <w:t>Response: The caption and note of Table 2 have been revised to clarify the subject, outcome, mosquito species, CO2 delivery system, place, and time.</w:t>
      </w:r>
    </w:p>
  </w:comment>
  <w:comment w:id="20" w:author="PT ANOA MANDIRI SEJAHTERA" w:date="2026-07-23T11:14:00Z" w:initials="PS">
    <w:p w14:paraId="355A7BCD" w14:textId="77777777" w:rsidR="000557DA" w:rsidRDefault="000557DA" w:rsidP="000557DA">
      <w:pPr>
        <w:pStyle w:val="CommentText"/>
      </w:pPr>
      <w:r>
        <w:rPr>
          <w:rStyle w:val="CommentReference"/>
        </w:rPr>
        <w:annotationRef/>
      </w:r>
      <w:r>
        <w:t xml:space="preserve">Thank you for your comment. The caption and note of Table 2 have been revised to clarify the tested formulations, the measured outcome, the number and species of mosquitoes, the carbon dioxide delivery system, the laboratory setting, the study location, and the study period. The table is now more self-explanatory </w:t>
      </w:r>
    </w:p>
  </w:comment>
  <w:comment w:id="35" w:author="Author" w:date="1900-01-01T00:00:00Z" w:initials="A">
    <w:p w14:paraId="0B614100" w14:textId="77777777" w:rsidR="00552B94" w:rsidRDefault="000557DA">
      <w:pPr>
        <w:overflowPunct w:val="0"/>
      </w:pPr>
      <w:r>
        <w:rPr>
          <w:rStyle w:val="CommentReference"/>
        </w:rPr>
        <w:annotationRef/>
      </w:r>
      <w:r w:rsidR="00000000">
        <w:rPr>
          <w:sz w:val="20"/>
          <w:szCs w:val="20"/>
          <w:lang w:eastAsia="en-US"/>
        </w:rPr>
        <w:t>Caption is not informative enough. Analysis on what? Which Mosquitoes? Aedes aegypti? The table has to be self-explanatory as much as possible. Where? When?</w:t>
      </w:r>
    </w:p>
    <w:p w14:paraId="2D0761C9" w14:textId="77777777" w:rsidR="00552B94" w:rsidRDefault="00552B94">
      <w:pPr>
        <w:overflowPunct w:val="0"/>
      </w:pPr>
    </w:p>
    <w:p w14:paraId="0F3F2C1F" w14:textId="77777777" w:rsidR="00552B94" w:rsidRDefault="00000000">
      <w:r>
        <w:t>Response: The caption of Table 5 has been revised to specify that the analysis refers to captured or electrocuted adult female Aedes aegypti across attractant combinations and observation times in Yogyakarta, Indonesia, 2019.</w:t>
      </w:r>
    </w:p>
  </w:comment>
  <w:comment w:id="36" w:author="PT ANOA MANDIRI SEJAHTERA" w:date="2026-07-23T11:15:00Z" w:initials="PS">
    <w:p w14:paraId="1A8644C8" w14:textId="77777777" w:rsidR="000557DA" w:rsidRDefault="000557DA" w:rsidP="000557DA">
      <w:pPr>
        <w:pStyle w:val="CommentText"/>
      </w:pPr>
      <w:r>
        <w:rPr>
          <w:rStyle w:val="CommentReference"/>
        </w:rPr>
        <w:annotationRef/>
      </w:r>
      <w:r>
        <w:t xml:space="preserve">Thank you for your comment. The caption of Table 5 has been revised to specify the statistical analyses performed, the measured outcome, the mosquito species and sex, the attractant combinations, the observation times, the study location, and the study year. </w:t>
      </w:r>
    </w:p>
  </w:comment>
  <w:comment w:id="39" w:author="Author" w:date="1900-01-01T00:00:00Z" w:initials="A">
    <w:p w14:paraId="058C5B69" w14:textId="77777777" w:rsidR="00552B94" w:rsidRDefault="000557DA">
      <w:pPr>
        <w:overflowPunct w:val="0"/>
      </w:pPr>
      <w:r>
        <w:rPr>
          <w:rStyle w:val="CommentReference"/>
        </w:rPr>
        <w:annotationRef/>
      </w:r>
      <w:r w:rsidR="00000000">
        <w:rPr>
          <w:sz w:val="20"/>
          <w:szCs w:val="20"/>
          <w:lang w:eastAsia="en-US"/>
        </w:rPr>
        <w:t>Many references are not based on this journal style. Use titles in English. Use accepted abbreviation of the journal names in English.</w:t>
      </w:r>
    </w:p>
    <w:p w14:paraId="749B7CD2" w14:textId="77777777" w:rsidR="00552B94" w:rsidRDefault="00000000">
      <w:r>
        <w:t>Response: The reference list has been revised according to the journal style. Non-English titles were translated into English where needed, and journal names were abbreviated in English where appropriate.</w:t>
      </w:r>
    </w:p>
  </w:comment>
  <w:comment w:id="40" w:author="PT ANOA MANDIRI SEJAHTERA" w:date="2026-07-23T11:15:00Z" w:initials="PS">
    <w:p w14:paraId="31773CF2" w14:textId="77777777" w:rsidR="000557DA" w:rsidRDefault="000557DA" w:rsidP="000557DA">
      <w:pPr>
        <w:pStyle w:val="CommentText"/>
      </w:pPr>
      <w:r>
        <w:rPr>
          <w:rStyle w:val="CommentReference"/>
        </w:rPr>
        <w:annotationRef/>
      </w:r>
      <w:r>
        <w:t xml:space="preserve">Thank you for your comment. The entire reference list has been carefully reviewed and revised according to the journal’s reference style. Non-English article titles have been presented in English, and journal titles have been abbreviated in accordance with the journal’s requirements. </w:t>
      </w:r>
    </w:p>
  </w:comment>
  <w:comment w:id="41" w:author="Author" w:date="1900-01-01T00:00:00Z" w:initials="A">
    <w:p w14:paraId="0C106E8A" w14:textId="77777777" w:rsidR="00552B94" w:rsidRDefault="000557DA">
      <w:pPr>
        <w:overflowPunct w:val="0"/>
      </w:pPr>
      <w:r>
        <w:rPr>
          <w:rStyle w:val="CommentReference"/>
        </w:rPr>
        <w:annotationRef/>
      </w:r>
      <w:r w:rsidR="00000000">
        <w:rPr>
          <w:sz w:val="20"/>
          <w:szCs w:val="20"/>
          <w:lang w:eastAsia="en-US"/>
        </w:rPr>
        <w:t>Use accepted abbreviation in English.</w:t>
      </w:r>
    </w:p>
    <w:p w14:paraId="6D6D6D7C" w14:textId="77777777" w:rsidR="00552B94" w:rsidRDefault="00000000">
      <w:r>
        <w:t>Response: The title of this reference has been translated into English and the journal name has been abbreviated.</w:t>
      </w:r>
    </w:p>
  </w:comment>
  <w:comment w:id="42" w:author="PT ANOA MANDIRI SEJAHTERA" w:date="2026-07-23T11:16:00Z" w:initials="PS">
    <w:p w14:paraId="0E9DD910" w14:textId="77777777" w:rsidR="000557DA" w:rsidRDefault="000557DA" w:rsidP="000557DA">
      <w:pPr>
        <w:pStyle w:val="CommentText"/>
      </w:pPr>
      <w:r>
        <w:rPr>
          <w:rStyle w:val="CommentReference"/>
        </w:rPr>
        <w:annotationRef/>
      </w:r>
      <w:r>
        <w:t xml:space="preserve">Thank you for your comment. The article title has been presented in English, and the journal title has been revised using an English abbreviation consistent with the journal’s reference style. </w:t>
      </w:r>
    </w:p>
  </w:comment>
  <w:comment w:id="45" w:author="Author" w:date="1900-01-01T00:00:00Z" w:initials="A">
    <w:p w14:paraId="1A0E2795" w14:textId="77777777" w:rsidR="00552B94" w:rsidRDefault="000557DA">
      <w:pPr>
        <w:overflowPunct w:val="0"/>
      </w:pPr>
      <w:r>
        <w:rPr>
          <w:rStyle w:val="CommentReference"/>
        </w:rPr>
        <w:annotationRef/>
      </w:r>
      <w:r w:rsidR="00000000">
        <w:rPr>
          <w:sz w:val="20"/>
          <w:szCs w:val="20"/>
          <w:lang w:eastAsia="en-US"/>
        </w:rPr>
        <w:t>Use this journal style for the Internet page.</w:t>
      </w:r>
    </w:p>
    <w:p w14:paraId="2C114A95" w14:textId="77777777" w:rsidR="00552B94" w:rsidRDefault="00000000">
      <w:r>
        <w:t>Response: The Internet reference has been revised according to the journal style by providing the institutional source and Available at URL.</w:t>
      </w:r>
    </w:p>
  </w:comment>
  <w:comment w:id="46" w:author="PT ANOA MANDIRI SEJAHTERA" w:date="2026-07-23T11:16:00Z" w:initials="PS">
    <w:p w14:paraId="0BE8CCA3" w14:textId="77777777" w:rsidR="000557DA" w:rsidRDefault="000557DA" w:rsidP="000557DA">
      <w:pPr>
        <w:pStyle w:val="CommentText"/>
      </w:pPr>
      <w:r>
        <w:rPr>
          <w:rStyle w:val="CommentReference"/>
        </w:rPr>
        <w:annotationRef/>
      </w:r>
      <w:r>
        <w:t xml:space="preserve">Thank you for your comment. The World Health Organization Internet reference has been reformatted according to the journal’s style, including the institutional author, document title, publication details, date, and the “Available at” URL. </w:t>
      </w:r>
    </w:p>
  </w:comment>
  <w:comment w:id="51" w:author="Author" w:date="1900-01-01T00:00:00Z" w:initials="A">
    <w:p w14:paraId="2E670C99" w14:textId="77777777" w:rsidR="00552B94" w:rsidRDefault="000557DA">
      <w:pPr>
        <w:overflowPunct w:val="0"/>
      </w:pPr>
      <w:r>
        <w:rPr>
          <w:rStyle w:val="CommentReference"/>
        </w:rPr>
        <w:annotationRef/>
      </w:r>
      <w:r w:rsidR="00000000">
        <w:rPr>
          <w:sz w:val="20"/>
          <w:szCs w:val="20"/>
          <w:lang w:eastAsia="en-US"/>
        </w:rPr>
        <w:t>Use English title.</w:t>
      </w:r>
    </w:p>
    <w:p w14:paraId="425B1496" w14:textId="77777777" w:rsidR="00552B94" w:rsidRDefault="00000000">
      <w:r>
        <w:t>Response: The title of this reference has been revised into English.</w:t>
      </w:r>
    </w:p>
  </w:comment>
  <w:comment w:id="52" w:author="PT ANOA MANDIRI SEJAHTERA" w:date="2026-07-23T11:16:00Z" w:initials="PS">
    <w:p w14:paraId="3DE81F86" w14:textId="77777777" w:rsidR="000557DA" w:rsidRDefault="000557DA" w:rsidP="000557DA">
      <w:pPr>
        <w:pStyle w:val="CommentText"/>
      </w:pPr>
      <w:r>
        <w:rPr>
          <w:rStyle w:val="CommentReference"/>
        </w:rPr>
        <w:annotationRef/>
      </w:r>
      <w:r>
        <w:t xml:space="preserve">Thank you for your comment. The title of this reference has been revised and presented in English. </w:t>
      </w:r>
    </w:p>
  </w:comment>
  <w:comment w:id="55" w:author="Author" w:date="1900-01-01T00:00:00Z" w:initials="A">
    <w:p w14:paraId="3B319183" w14:textId="77777777" w:rsidR="00552B94" w:rsidRDefault="000557DA">
      <w:pPr>
        <w:overflowPunct w:val="0"/>
      </w:pPr>
      <w:r>
        <w:rPr>
          <w:rStyle w:val="CommentReference"/>
        </w:rPr>
        <w:annotationRef/>
      </w:r>
      <w:r w:rsidR="00000000">
        <w:rPr>
          <w:sz w:val="20"/>
          <w:szCs w:val="20"/>
          <w:lang w:eastAsia="en-US"/>
        </w:rPr>
        <w:t>Use English title.</w:t>
      </w:r>
    </w:p>
    <w:p w14:paraId="77A83251" w14:textId="77777777" w:rsidR="00552B94" w:rsidRDefault="00552B94">
      <w:pPr>
        <w:overflowPunct w:val="0"/>
      </w:pPr>
    </w:p>
    <w:p w14:paraId="0A9F4491" w14:textId="77777777" w:rsidR="00552B94" w:rsidRDefault="00000000">
      <w:r>
        <w:t>Response: The title of this reference has been revised into English.</w:t>
      </w:r>
    </w:p>
  </w:comment>
  <w:comment w:id="56" w:author="PT ANOA MANDIRI SEJAHTERA" w:date="2026-07-23T11:16:00Z" w:initials="PS">
    <w:p w14:paraId="7BAD03EF" w14:textId="77777777" w:rsidR="000557DA" w:rsidRDefault="000557DA" w:rsidP="000557DA">
      <w:pPr>
        <w:pStyle w:val="CommentText"/>
      </w:pPr>
      <w:r>
        <w:rPr>
          <w:rStyle w:val="CommentReference"/>
        </w:rPr>
        <w:annotationRef/>
      </w:r>
      <w:r>
        <w:t xml:space="preserve">Thank you for your comment. The title of this reference has been revised and presented in English. </w:t>
      </w:r>
    </w:p>
  </w:comment>
  <w:comment w:id="59" w:author="Author" w:date="1900-01-01T00:00:00Z" w:initials="A">
    <w:p w14:paraId="1B161AF6" w14:textId="77777777" w:rsidR="00552B94" w:rsidRDefault="000557DA">
      <w:pPr>
        <w:overflowPunct w:val="0"/>
      </w:pPr>
      <w:r>
        <w:rPr>
          <w:rStyle w:val="CommentReference"/>
        </w:rPr>
        <w:annotationRef/>
      </w:r>
      <w:r w:rsidR="00000000">
        <w:rPr>
          <w:sz w:val="20"/>
          <w:szCs w:val="20"/>
          <w:lang w:eastAsia="en-US"/>
        </w:rPr>
        <w:t>Use English title.</w:t>
      </w:r>
    </w:p>
    <w:p w14:paraId="3A151041" w14:textId="77777777" w:rsidR="00552B94" w:rsidRDefault="00552B94">
      <w:pPr>
        <w:overflowPunct w:val="0"/>
      </w:pPr>
    </w:p>
    <w:p w14:paraId="551D72FE" w14:textId="77777777" w:rsidR="00552B94" w:rsidRDefault="00000000">
      <w:r>
        <w:t>Response: The title of this reference has been revised into English.</w:t>
      </w:r>
    </w:p>
  </w:comment>
  <w:comment w:id="60" w:author="PT ANOA MANDIRI SEJAHTERA" w:date="2026-07-23T11:16:00Z" w:initials="PS">
    <w:p w14:paraId="0D1EAEF2" w14:textId="77777777" w:rsidR="000557DA" w:rsidRDefault="000557DA" w:rsidP="000557DA">
      <w:pPr>
        <w:pStyle w:val="CommentText"/>
      </w:pPr>
      <w:r>
        <w:rPr>
          <w:rStyle w:val="CommentReference"/>
        </w:rPr>
        <w:annotationRef/>
      </w:r>
      <w:r>
        <w:t xml:space="preserve">Thank you for your comment. The title of this reference has been revised and presented in English. </w:t>
      </w:r>
    </w:p>
  </w:comment>
  <w:comment w:id="63" w:author="Author" w:date="1900-01-01T00:00:00Z" w:initials="A">
    <w:p w14:paraId="65D14AE5" w14:textId="77777777" w:rsidR="00552B94" w:rsidRDefault="000557DA">
      <w:pPr>
        <w:overflowPunct w:val="0"/>
      </w:pPr>
      <w:r>
        <w:rPr>
          <w:rStyle w:val="CommentReference"/>
        </w:rPr>
        <w:annotationRef/>
      </w:r>
      <w:r w:rsidR="00000000">
        <w:rPr>
          <w:sz w:val="20"/>
          <w:szCs w:val="20"/>
          <w:lang w:eastAsia="en-US"/>
        </w:rPr>
        <w:t>Use English title.</w:t>
      </w:r>
    </w:p>
    <w:p w14:paraId="29331E1E" w14:textId="77777777" w:rsidR="00552B94" w:rsidRDefault="00552B94">
      <w:pPr>
        <w:overflowPunct w:val="0"/>
      </w:pPr>
    </w:p>
    <w:p w14:paraId="29172018" w14:textId="77777777" w:rsidR="00552B94" w:rsidRDefault="00000000">
      <w:r>
        <w:t>Response: The title of this reference has been revised into English.</w:t>
      </w:r>
    </w:p>
  </w:comment>
  <w:comment w:id="64" w:author="PT ANOA MANDIRI SEJAHTERA" w:date="2026-07-23T11:16:00Z" w:initials="PS">
    <w:p w14:paraId="15EAA3B1" w14:textId="77777777" w:rsidR="000557DA" w:rsidRDefault="000557DA" w:rsidP="000557DA">
      <w:pPr>
        <w:pStyle w:val="CommentText"/>
      </w:pPr>
      <w:r>
        <w:rPr>
          <w:rStyle w:val="CommentReference"/>
        </w:rPr>
        <w:annotationRef/>
      </w:r>
      <w:r>
        <w:t xml:space="preserve">Thank you for your comment. The title of this reference has been revised and presented in English. </w:t>
      </w:r>
    </w:p>
  </w:comment>
  <w:comment w:id="67" w:author="Author" w:date="1900-01-01T00:00:00Z" w:initials="A">
    <w:p w14:paraId="7736FF39" w14:textId="77777777" w:rsidR="00552B94" w:rsidRDefault="000557DA">
      <w:pPr>
        <w:overflowPunct w:val="0"/>
      </w:pPr>
      <w:r>
        <w:rPr>
          <w:rStyle w:val="CommentReference"/>
        </w:rPr>
        <w:annotationRef/>
      </w:r>
      <w:r w:rsidR="00000000">
        <w:rPr>
          <w:sz w:val="20"/>
          <w:szCs w:val="20"/>
          <w:lang w:eastAsia="en-US"/>
        </w:rPr>
        <w:t>Use English title.</w:t>
      </w:r>
    </w:p>
    <w:p w14:paraId="13EA2AFD" w14:textId="77777777" w:rsidR="00552B94" w:rsidRDefault="00552B94">
      <w:pPr>
        <w:overflowPunct w:val="0"/>
      </w:pPr>
    </w:p>
    <w:p w14:paraId="197FFA5D" w14:textId="77777777" w:rsidR="00552B94" w:rsidRDefault="00000000">
      <w:r>
        <w:t>Response: The title of this reference has been revised into English.</w:t>
      </w:r>
    </w:p>
  </w:comment>
  <w:comment w:id="68" w:author="PT ANOA MANDIRI SEJAHTERA" w:date="2026-07-23T11:17:00Z" w:initials="PS">
    <w:p w14:paraId="4FF29F70" w14:textId="77777777" w:rsidR="000557DA" w:rsidRDefault="000557DA" w:rsidP="000557DA">
      <w:pPr>
        <w:pStyle w:val="CommentText"/>
      </w:pPr>
      <w:r>
        <w:rPr>
          <w:rStyle w:val="CommentReference"/>
        </w:rPr>
        <w:annotationRef/>
      </w:r>
      <w:r>
        <w:t xml:space="preserve">Thank you for your comment. The title of this reference has been revised and presented in English. </w:t>
      </w:r>
    </w:p>
  </w:comment>
  <w:comment w:id="71" w:author="Author" w:date="1900-01-01T00:00:00Z" w:initials="A">
    <w:p w14:paraId="5DB47C14" w14:textId="77777777" w:rsidR="00552B94" w:rsidRDefault="000557DA">
      <w:pPr>
        <w:overflowPunct w:val="0"/>
      </w:pPr>
      <w:r>
        <w:rPr>
          <w:rStyle w:val="CommentReference"/>
        </w:rPr>
        <w:annotationRef/>
      </w:r>
      <w:r w:rsidR="00000000">
        <w:rPr>
          <w:sz w:val="20"/>
          <w:szCs w:val="20"/>
          <w:lang w:eastAsia="en-US"/>
        </w:rPr>
        <w:t>Use English title.</w:t>
      </w:r>
    </w:p>
    <w:p w14:paraId="7008F13E" w14:textId="77777777" w:rsidR="00552B94" w:rsidRDefault="00552B94">
      <w:pPr>
        <w:overflowPunct w:val="0"/>
      </w:pPr>
    </w:p>
    <w:p w14:paraId="221BB988" w14:textId="77777777" w:rsidR="00552B94" w:rsidRDefault="00000000">
      <w:r>
        <w:t>Response: The title of this reference has been revised into English.</w:t>
      </w:r>
    </w:p>
  </w:comment>
  <w:comment w:id="72" w:author="PT ANOA MANDIRI SEJAHTERA" w:date="2026-07-23T11:17:00Z" w:initials="PS">
    <w:p w14:paraId="43A51755" w14:textId="77777777" w:rsidR="000557DA" w:rsidRDefault="000557DA" w:rsidP="000557DA">
      <w:pPr>
        <w:pStyle w:val="CommentText"/>
      </w:pPr>
      <w:r>
        <w:rPr>
          <w:rStyle w:val="CommentReference"/>
        </w:rPr>
        <w:annotationRef/>
      </w:r>
      <w:r>
        <w:t xml:space="preserve">Thank you for your comment. The title of this reference has been revised and presented in English. </w:t>
      </w:r>
    </w:p>
  </w:comment>
  <w:comment w:id="75" w:author="Author" w:date="1900-01-01T00:00:00Z" w:initials="A">
    <w:p w14:paraId="1CA9605D" w14:textId="77777777" w:rsidR="00552B94" w:rsidRDefault="000557DA">
      <w:pPr>
        <w:overflowPunct w:val="0"/>
      </w:pPr>
      <w:r>
        <w:rPr>
          <w:rStyle w:val="CommentReference"/>
        </w:rPr>
        <w:annotationRef/>
      </w:r>
      <w:r w:rsidR="00000000">
        <w:rPr>
          <w:sz w:val="20"/>
          <w:szCs w:val="20"/>
          <w:lang w:eastAsia="en-US"/>
        </w:rPr>
        <w:t>Use accepted abbreviation in English.</w:t>
      </w:r>
    </w:p>
    <w:p w14:paraId="28E28DFA" w14:textId="77777777" w:rsidR="00552B94" w:rsidRDefault="00552B94">
      <w:pPr>
        <w:overflowPunct w:val="0"/>
      </w:pPr>
    </w:p>
    <w:p w14:paraId="166D8085" w14:textId="77777777" w:rsidR="00552B94" w:rsidRDefault="00000000">
      <w:r>
        <w:t>Response: The journal name has been abbreviated and the title has been revised into English.</w:t>
      </w:r>
    </w:p>
  </w:comment>
  <w:comment w:id="76" w:author="PT ANOA MANDIRI SEJAHTERA" w:date="2026-07-23T11:17:00Z" w:initials="PS">
    <w:p w14:paraId="3F0270E7" w14:textId="77777777" w:rsidR="000557DA" w:rsidRDefault="000557DA" w:rsidP="000557DA">
      <w:pPr>
        <w:pStyle w:val="CommentText"/>
      </w:pPr>
      <w:r>
        <w:rPr>
          <w:rStyle w:val="CommentReference"/>
        </w:rPr>
        <w:annotationRef/>
      </w:r>
      <w:r>
        <w:t xml:space="preserve">Thank you for your comment. The article title has been presented in English, and the journal title has been revised using an English abbreviation consistent with the journal’s reference style. </w:t>
      </w:r>
    </w:p>
  </w:comment>
  <w:comment w:id="83" w:author="Author" w:date="1900-01-01T00:00:00Z" w:initials="A">
    <w:p w14:paraId="01E839D9" w14:textId="77777777" w:rsidR="00552B94" w:rsidRDefault="000557DA">
      <w:pPr>
        <w:overflowPunct w:val="0"/>
      </w:pPr>
      <w:r>
        <w:rPr>
          <w:rStyle w:val="CommentReference"/>
        </w:rPr>
        <w:annotationRef/>
      </w:r>
      <w:r w:rsidR="00000000">
        <w:rPr>
          <w:sz w:val="20"/>
          <w:szCs w:val="20"/>
          <w:lang w:eastAsia="en-US"/>
        </w:rPr>
        <w:t>Use accepted abbreviation in English.</w:t>
      </w:r>
    </w:p>
    <w:p w14:paraId="44FFF0E8" w14:textId="77777777" w:rsidR="00552B94" w:rsidRDefault="00552B94">
      <w:pPr>
        <w:overflowPunct w:val="0"/>
      </w:pPr>
    </w:p>
    <w:p w14:paraId="29C9BB2B" w14:textId="77777777" w:rsidR="00552B94" w:rsidRDefault="00000000">
      <w:r>
        <w:t>Response: The title has been translated into English and the journal name has been abbreviated.</w:t>
      </w:r>
    </w:p>
  </w:comment>
  <w:comment w:id="84" w:author="PT ANOA MANDIRI SEJAHTERA" w:date="2026-07-23T11:17:00Z" w:initials="PS">
    <w:p w14:paraId="3E311EB3" w14:textId="77777777" w:rsidR="000557DA" w:rsidRDefault="000557DA" w:rsidP="000557DA">
      <w:pPr>
        <w:pStyle w:val="CommentText"/>
      </w:pPr>
      <w:r>
        <w:rPr>
          <w:rStyle w:val="CommentReference"/>
        </w:rPr>
        <w:annotationRef/>
      </w:r>
      <w:r>
        <w:t xml:space="preserve">Thank you for your comment. The article title has been presented in English, and the journal title has been revised using an English abbreviation consistent with the journal’s reference style.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DD5E5" w15:done="0"/>
  <w15:commentEx w15:paraId="413254B0" w15:paraIdParent="7DCDD5E5" w15:done="0"/>
  <w15:commentEx w15:paraId="2894656C" w15:done="0"/>
  <w15:commentEx w15:paraId="3C770ED2" w15:paraIdParent="2894656C" w15:done="0"/>
  <w15:commentEx w15:paraId="09DB1E85" w15:done="0"/>
  <w15:commentEx w15:paraId="2BA5A120" w15:paraIdParent="09DB1E85" w15:done="0"/>
  <w15:commentEx w15:paraId="33B03EAD" w15:done="0"/>
  <w15:commentEx w15:paraId="355A7BCD" w15:paraIdParent="33B03EAD" w15:done="0"/>
  <w15:commentEx w15:paraId="0F3F2C1F" w15:done="0"/>
  <w15:commentEx w15:paraId="1A8644C8" w15:paraIdParent="0F3F2C1F" w15:done="0"/>
  <w15:commentEx w15:paraId="749B7CD2" w15:done="0"/>
  <w15:commentEx w15:paraId="31773CF2" w15:paraIdParent="749B7CD2" w15:done="0"/>
  <w15:commentEx w15:paraId="6D6D6D7C" w15:done="0"/>
  <w15:commentEx w15:paraId="0E9DD910" w15:paraIdParent="6D6D6D7C" w15:done="0"/>
  <w15:commentEx w15:paraId="2C114A95" w15:done="0"/>
  <w15:commentEx w15:paraId="0BE8CCA3" w15:paraIdParent="2C114A95" w15:done="0"/>
  <w15:commentEx w15:paraId="425B1496" w15:done="0"/>
  <w15:commentEx w15:paraId="3DE81F86" w15:paraIdParent="425B1496" w15:done="0"/>
  <w15:commentEx w15:paraId="0A9F4491" w15:done="0"/>
  <w15:commentEx w15:paraId="7BAD03EF" w15:paraIdParent="0A9F4491" w15:done="0"/>
  <w15:commentEx w15:paraId="551D72FE" w15:done="0"/>
  <w15:commentEx w15:paraId="0D1EAEF2" w15:paraIdParent="551D72FE" w15:done="0"/>
  <w15:commentEx w15:paraId="29172018" w15:done="0"/>
  <w15:commentEx w15:paraId="15EAA3B1" w15:paraIdParent="29172018" w15:done="0"/>
  <w15:commentEx w15:paraId="197FFA5D" w15:done="0"/>
  <w15:commentEx w15:paraId="4FF29F70" w15:paraIdParent="197FFA5D" w15:done="0"/>
  <w15:commentEx w15:paraId="221BB988" w15:done="0"/>
  <w15:commentEx w15:paraId="43A51755" w15:paraIdParent="221BB988" w15:done="0"/>
  <w15:commentEx w15:paraId="166D8085" w15:done="0"/>
  <w15:commentEx w15:paraId="3F0270E7" w15:paraIdParent="166D8085" w15:done="0"/>
  <w15:commentEx w15:paraId="29C9BB2B" w15:done="0"/>
  <w15:commentEx w15:paraId="3E311EB3" w15:paraIdParent="29C9BB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3667D" w16cex:dateUtc="2026-07-23T03:10:00Z"/>
  <w16cex:commentExtensible w16cex:durableId="180C2778" w16cex:dateUtc="2026-07-23T03:10:00Z"/>
  <w16cex:commentExtensible w16cex:durableId="4D0838A5" w16cex:dateUtc="2026-07-23T03:14:00Z"/>
  <w16cex:commentExtensible w16cex:durableId="32EBCC66" w16cex:dateUtc="2026-07-23T03:14:00Z"/>
  <w16cex:commentExtensible w16cex:durableId="79CE2068" w16cex:dateUtc="2026-07-23T03:15:00Z"/>
  <w16cex:commentExtensible w16cex:durableId="77DFECEC" w16cex:dateUtc="2026-07-23T03:15:00Z"/>
  <w16cex:commentExtensible w16cex:durableId="08765AFB" w16cex:dateUtc="2026-07-23T03:16:00Z"/>
  <w16cex:commentExtensible w16cex:durableId="4B407AF5" w16cex:dateUtc="2026-07-23T03:16:00Z"/>
  <w16cex:commentExtensible w16cex:durableId="65056160" w16cex:dateUtc="2026-07-23T03:16:00Z"/>
  <w16cex:commentExtensible w16cex:durableId="1156E966" w16cex:dateUtc="2026-07-23T03:16:00Z"/>
  <w16cex:commentExtensible w16cex:durableId="04C8F292" w16cex:dateUtc="2026-07-23T03:16:00Z"/>
  <w16cex:commentExtensible w16cex:durableId="54F0675A" w16cex:dateUtc="2026-07-23T03:16:00Z"/>
  <w16cex:commentExtensible w16cex:durableId="2073E0C0" w16cex:dateUtc="2026-07-23T03:17:00Z"/>
  <w16cex:commentExtensible w16cex:durableId="08D726F8" w16cex:dateUtc="2026-07-23T03:17:00Z"/>
  <w16cex:commentExtensible w16cex:durableId="664CB80C" w16cex:dateUtc="2026-07-23T03:17:00Z"/>
  <w16cex:commentExtensible w16cex:durableId="713221F7" w16cex:dateUtc="2026-07-23T0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DD5E5" w16cid:durableId="3B617553"/>
  <w16cid:commentId w16cid:paraId="413254B0" w16cid:durableId="39A3667D"/>
  <w16cid:commentId w16cid:paraId="2894656C" w16cid:durableId="42C7F613"/>
  <w16cid:commentId w16cid:paraId="3C770ED2" w16cid:durableId="180C2778"/>
  <w16cid:commentId w16cid:paraId="09DB1E85" w16cid:durableId="38CFC4BC"/>
  <w16cid:commentId w16cid:paraId="2BA5A120" w16cid:durableId="4D0838A5"/>
  <w16cid:commentId w16cid:paraId="33B03EAD" w16cid:durableId="3C9C215A"/>
  <w16cid:commentId w16cid:paraId="355A7BCD" w16cid:durableId="32EBCC66"/>
  <w16cid:commentId w16cid:paraId="0F3F2C1F" w16cid:durableId="64177692"/>
  <w16cid:commentId w16cid:paraId="1A8644C8" w16cid:durableId="79CE2068"/>
  <w16cid:commentId w16cid:paraId="749B7CD2" w16cid:durableId="7E467BD9"/>
  <w16cid:commentId w16cid:paraId="31773CF2" w16cid:durableId="77DFECEC"/>
  <w16cid:commentId w16cid:paraId="6D6D6D7C" w16cid:durableId="2D5A8006"/>
  <w16cid:commentId w16cid:paraId="0E9DD910" w16cid:durableId="08765AFB"/>
  <w16cid:commentId w16cid:paraId="2C114A95" w16cid:durableId="4F2D71EB"/>
  <w16cid:commentId w16cid:paraId="0BE8CCA3" w16cid:durableId="4B407AF5"/>
  <w16cid:commentId w16cid:paraId="425B1496" w16cid:durableId="0D5C6F11"/>
  <w16cid:commentId w16cid:paraId="3DE81F86" w16cid:durableId="65056160"/>
  <w16cid:commentId w16cid:paraId="0A9F4491" w16cid:durableId="6A357FB0"/>
  <w16cid:commentId w16cid:paraId="7BAD03EF" w16cid:durableId="1156E966"/>
  <w16cid:commentId w16cid:paraId="551D72FE" w16cid:durableId="390B0BA6"/>
  <w16cid:commentId w16cid:paraId="0D1EAEF2" w16cid:durableId="04C8F292"/>
  <w16cid:commentId w16cid:paraId="29172018" w16cid:durableId="713D5565"/>
  <w16cid:commentId w16cid:paraId="15EAA3B1" w16cid:durableId="54F0675A"/>
  <w16cid:commentId w16cid:paraId="197FFA5D" w16cid:durableId="516C6F05"/>
  <w16cid:commentId w16cid:paraId="4FF29F70" w16cid:durableId="2073E0C0"/>
  <w16cid:commentId w16cid:paraId="221BB988" w16cid:durableId="597BE72A"/>
  <w16cid:commentId w16cid:paraId="43A51755" w16cid:durableId="08D726F8"/>
  <w16cid:commentId w16cid:paraId="166D8085" w16cid:durableId="226C5829"/>
  <w16cid:commentId w16cid:paraId="3F0270E7" w16cid:durableId="664CB80C"/>
  <w16cid:commentId w16cid:paraId="29C9BB2B" w16cid:durableId="4191AEF4"/>
  <w16cid:commentId w16cid:paraId="3E311EB3" w16cid:durableId="713221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B2E88" w14:textId="77777777" w:rsidR="00930A7B" w:rsidRDefault="00930A7B">
      <w:pPr>
        <w:spacing w:after="0" w:line="240" w:lineRule="auto"/>
      </w:pPr>
      <w:r>
        <w:separator/>
      </w:r>
    </w:p>
  </w:endnote>
  <w:endnote w:type="continuationSeparator" w:id="0">
    <w:p w14:paraId="51658706" w14:textId="77777777" w:rsidR="00930A7B" w:rsidRDefault="00930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Batang;바탕">
    <w:panose1 w:val="00000000000000000000"/>
    <w:charset w:val="80"/>
    <w:family w:val="roman"/>
    <w:notTrueType/>
    <w:pitch w:val="default"/>
  </w:font>
  <w:font w:name="SimSun;宋体">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C949" w14:textId="77777777" w:rsidR="00552B94" w:rsidRDefault="00552B94">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2D11" w14:textId="77777777" w:rsidR="00930A7B" w:rsidRDefault="00930A7B">
      <w:pPr>
        <w:spacing w:after="0" w:line="240" w:lineRule="auto"/>
      </w:pPr>
      <w:r>
        <w:separator/>
      </w:r>
    </w:p>
  </w:footnote>
  <w:footnote w:type="continuationSeparator" w:id="0">
    <w:p w14:paraId="764CE914" w14:textId="77777777" w:rsidR="00930A7B" w:rsidRDefault="00930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61D1" w14:textId="77777777" w:rsidR="00552B94" w:rsidRDefault="00552B94">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26F6E"/>
    <w:multiLevelType w:val="multilevel"/>
    <w:tmpl w:val="504E1E48"/>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E950DC4"/>
    <w:multiLevelType w:val="multilevel"/>
    <w:tmpl w:val="B57CC54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81626949">
    <w:abstractNumId w:val="1"/>
  </w:num>
  <w:num w:numId="2" w16cid:durableId="458786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T ANOA MANDIRI SEJAHTERA">
    <w15:presenceInfo w15:providerId="Windows Live" w15:userId="8dc74adac8a70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gutterAtTop/>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SwNDawsDQ0NTY2NjBR0lEKTi0uzszPAykwrAUAqYNrjywAAAA="/>
  </w:docVars>
  <w:rsids>
    <w:rsidRoot w:val="00552B94"/>
    <w:rsid w:val="000557DA"/>
    <w:rsid w:val="002E6DC1"/>
    <w:rsid w:val="00552B94"/>
    <w:rsid w:val="006E4E75"/>
    <w:rsid w:val="00930A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2C5036F"/>
  <w15:docId w15:val="{29B80EA5-984C-467F-8832-2D4D9890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Calibri"/>
      <w:sz w:val="22"/>
      <w:szCs w:val="22"/>
      <w:lang w:bidi="ar-SA"/>
    </w:rPr>
  </w:style>
  <w:style w:type="paragraph" w:styleId="Heading1">
    <w:name w:val="heading 1"/>
    <w:basedOn w:val="Normal"/>
    <w:next w:val="Normal"/>
    <w:uiPriority w:val="9"/>
    <w:qFormat/>
    <w:pPr>
      <w:keepNext/>
      <w:keepLines/>
      <w:numPr>
        <w:numId w:val="1"/>
      </w:numPr>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numPr>
        <w:ilvl w:val="1"/>
        <w:numId w:val="1"/>
      </w:numPr>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numPr>
        <w:ilvl w:val="2"/>
        <w:numId w:val="1"/>
      </w:numPr>
      <w:spacing w:before="120" w:after="120" w:line="240" w:lineRule="auto"/>
      <w:outlineLvl w:val="2"/>
    </w:pPr>
    <w:rPr>
      <w:rFonts w:ascii="Arial" w:eastAsia="Arial" w:hAnsi="Arial" w:cs="Arial"/>
      <w:b/>
      <w:bCs/>
      <w:i/>
      <w:iCs/>
      <w:color w:val="000000"/>
      <w:sz w:val="24"/>
      <w:szCs w:val="24"/>
    </w:rPr>
  </w:style>
  <w:style w:type="paragraph" w:styleId="Heading4">
    <w:name w:val="heading 4"/>
    <w:basedOn w:val="Normal"/>
    <w:next w:val="Normal"/>
    <w:uiPriority w:val="9"/>
    <w:semiHidden/>
    <w:unhideWhenUsed/>
    <w:qFormat/>
    <w:pPr>
      <w:keepNext/>
      <w:keepLines/>
      <w:numPr>
        <w:ilvl w:val="3"/>
        <w:numId w:val="1"/>
      </w:numPr>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numPr>
        <w:ilvl w:val="4"/>
        <w:numId w:val="1"/>
      </w:numPr>
      <w:spacing w:before="220" w:after="40"/>
      <w:outlineLvl w:val="4"/>
    </w:pPr>
    <w:rPr>
      <w:b/>
      <w:bCs/>
    </w:rPr>
  </w:style>
  <w:style w:type="paragraph" w:styleId="Heading6">
    <w:name w:val="heading 6"/>
    <w:basedOn w:val="Normal"/>
    <w:next w:val="Normal"/>
    <w:uiPriority w:val="9"/>
    <w:semiHidden/>
    <w:unhideWhenUsed/>
    <w:qFormat/>
    <w:pPr>
      <w:keepNext/>
      <w:keepLines/>
      <w:numPr>
        <w:ilvl w:val="5"/>
        <w:numId w:val="1"/>
      </w:numPr>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3z0">
    <w:name w:val="WW8Num3z0"/>
    <w:qFormat/>
    <w:rPr>
      <w:rFonts w:ascii="Noto Sans Symbols" w:eastAsia="Noto Sans Symbols" w:hAnsi="Noto Sans Symbols" w:cs="Noto Sans Symbols"/>
      <w:sz w:val="20"/>
      <w:szCs w:val="20"/>
    </w:rPr>
  </w:style>
  <w:style w:type="character" w:customStyle="1" w:styleId="WW8Num3z1">
    <w:name w:val="WW8Num3z1"/>
    <w:qFormat/>
    <w:rPr>
      <w:rFonts w:ascii="Courier New" w:eastAsia="Courier New" w:hAnsi="Courier New" w:cs="Courier New"/>
      <w:sz w:val="20"/>
      <w:szCs w:val="20"/>
    </w:rPr>
  </w:style>
  <w:style w:type="character" w:customStyle="1" w:styleId="WW8Num4z0">
    <w:name w:val="WW8Num4z0"/>
    <w:qFormat/>
    <w:rPr>
      <w:rFonts w:ascii="Noto Sans Symbols" w:eastAsia="Noto Sans Symbols" w:hAnsi="Noto Sans Symbols" w:cs="Noto Sans Symbols"/>
      <w:sz w:val="20"/>
      <w:szCs w:val="20"/>
    </w:rPr>
  </w:style>
  <w:style w:type="character" w:customStyle="1" w:styleId="WW8Num4z1">
    <w:name w:val="WW8Num4z1"/>
    <w:qFormat/>
    <w:rPr>
      <w:rFonts w:ascii="Courier New" w:eastAsia="Courier New" w:hAnsi="Courier New" w:cs="Courier New"/>
      <w:sz w:val="20"/>
      <w:szCs w:val="20"/>
    </w:rPr>
  </w:style>
  <w:style w:type="character" w:customStyle="1" w:styleId="Heading3Char">
    <w:name w:val="Heading 3 Char"/>
    <w:qFormat/>
    <w:rPr>
      <w:rFonts w:ascii="Arial" w:eastAsia="Batang;바탕" w:hAnsi="Arial" w:cs="Arial"/>
      <w:b/>
      <w:bCs/>
      <w:i/>
      <w:sz w:val="24"/>
      <w:szCs w:val="24"/>
      <w:lang w:val="en-AU"/>
    </w:rPr>
  </w:style>
  <w:style w:type="character" w:styleId="Hyperlink">
    <w:name w:val="Hyperlink"/>
    <w:rPr>
      <w:color w:val="0000FF"/>
      <w:u w:val="single"/>
    </w:rPr>
  </w:style>
  <w:style w:type="character" w:customStyle="1" w:styleId="PlainTextChar">
    <w:name w:val="Plain Text Char"/>
    <w:qFormat/>
    <w:rPr>
      <w:rFonts w:ascii="Courier New" w:eastAsia="SimSun;宋体" w:hAnsi="Courier New" w:cs="Courier New"/>
      <w:sz w:val="20"/>
      <w:szCs w:val="20"/>
    </w:rPr>
  </w:style>
  <w:style w:type="character" w:customStyle="1" w:styleId="TitleChar">
    <w:name w:val="Title Char"/>
    <w:qFormat/>
    <w:rPr>
      <w:rFonts w:ascii="Times New Roman" w:eastAsia="Times New Roman" w:hAnsi="Times New Roman" w:cs="Times New Roman"/>
      <w:b/>
      <w:bCs/>
      <w:sz w:val="28"/>
      <w:szCs w:val="24"/>
      <w:lang w:val="id-ID"/>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qFormat/>
    <w:rPr>
      <w:rFonts w:ascii="Cambria" w:eastAsia="Times New Roman" w:hAnsi="Cambria" w:cs="Times New Roman"/>
      <w:color w:val="365F91"/>
      <w:sz w:val="32"/>
      <w:szCs w:val="32"/>
    </w:rPr>
  </w:style>
  <w:style w:type="character" w:customStyle="1" w:styleId="BalloonTextChar">
    <w:name w:val="Balloon Text Char"/>
    <w:qFormat/>
    <w:rPr>
      <w:rFonts w:ascii="Tahoma" w:hAnsi="Tahoma" w:cs="Tahoma"/>
      <w:sz w:val="16"/>
      <w:szCs w:val="16"/>
    </w:rPr>
  </w:style>
  <w:style w:type="character" w:customStyle="1" w:styleId="hps">
    <w:name w:val="hps"/>
    <w:basedOn w:val="DefaultParagraphFont"/>
    <w:qFormat/>
  </w:style>
  <w:style w:type="character" w:customStyle="1" w:styleId="tlid-translation">
    <w:name w:val="tlid-translation"/>
    <w:basedOn w:val="DefaultParagraphFont"/>
    <w:qFormat/>
  </w:style>
  <w:style w:type="character" w:styleId="PlaceholderText">
    <w:name w:val="Placeholder Text"/>
    <w:qFormat/>
    <w:rPr>
      <w:color w:val="666666"/>
    </w:rPr>
  </w:style>
  <w:style w:type="character" w:styleId="CommentReference">
    <w:name w:val="annotation reference"/>
    <w:qFormat/>
    <w:rPr>
      <w:sz w:val="16"/>
      <w:szCs w:val="16"/>
    </w:rPr>
  </w:style>
  <w:style w:type="character" w:customStyle="1" w:styleId="CommentTextChar">
    <w:name w:val="Comment Text Char"/>
    <w:qFormat/>
    <w:rPr>
      <w:lang w:val="en-US"/>
    </w:rPr>
  </w:style>
  <w:style w:type="character" w:styleId="UnresolvedMention">
    <w:name w:val="Unresolved Mention"/>
    <w:qFormat/>
    <w:rPr>
      <w:color w:val="605E5C"/>
      <w:shd w:val="clear" w:color="auto" w:fill="E1DFDD"/>
    </w:rPr>
  </w:style>
  <w:style w:type="character" w:customStyle="1" w:styleId="CommentSubjectChar">
    <w:name w:val="Comment Subject Char"/>
    <w:qFormat/>
    <w:rPr>
      <w:b/>
      <w:bCs/>
      <w:lang w:val="en-US"/>
    </w:rPr>
  </w:style>
  <w:style w:type="paragraph" w:customStyle="1" w:styleId="Heading">
    <w:name w:val="Heading"/>
    <w:basedOn w:val="Normal"/>
    <w:next w:val="Normal"/>
    <w:qFormat/>
    <w:pPr>
      <w:spacing w:after="0" w:line="240" w:lineRule="auto"/>
      <w:jc w:val="center"/>
    </w:pPr>
    <w:rPr>
      <w:rFonts w:ascii="Times New Roman" w:eastAsia="Times New Roman" w:hAnsi="Times New Roman" w:cs="Times New Roman"/>
      <w:b/>
      <w:bCs/>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qFormat/>
    <w:pPr>
      <w:spacing w:line="240" w:lineRule="auto"/>
    </w:pPr>
    <w:rPr>
      <w:i/>
      <w:iCs/>
      <w:color w:val="1F497D"/>
      <w:sz w:val="18"/>
      <w:szCs w:val="18"/>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ind w:left="720"/>
      <w:contextualSpacing/>
    </w:pPr>
  </w:style>
  <w:style w:type="paragraph" w:styleId="PlainText">
    <w:name w:val="Plain Text"/>
    <w:basedOn w:val="Normal"/>
    <w:qFormat/>
    <w:pPr>
      <w:autoSpaceDE w:val="0"/>
      <w:spacing w:after="0" w:line="240" w:lineRule="auto"/>
    </w:pPr>
    <w:rPr>
      <w:rFonts w:ascii="Courier New" w:eastAsia="SimSun;宋体"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BalloonText">
    <w:name w:val="Balloon Text"/>
    <w:basedOn w:val="Normal"/>
    <w:qFormat/>
    <w:pPr>
      <w:spacing w:after="0" w:line="240" w:lineRule="auto"/>
    </w:pPr>
    <w:rPr>
      <w:rFonts w:ascii="Tahoma" w:hAnsi="Tahoma" w:cs="Tahoma"/>
      <w:sz w:val="16"/>
      <w:szCs w:val="16"/>
    </w:rPr>
  </w:style>
  <w:style w:type="paragraph" w:customStyle="1" w:styleId="email">
    <w:name w:val="email"/>
    <w:basedOn w:val="Normal"/>
    <w:next w:val="Normal"/>
    <w:qFormat/>
    <w:pPr>
      <w:overflowPunct w:val="0"/>
      <w:autoSpaceDE w:val="0"/>
      <w:spacing w:before="120" w:after="0" w:line="240" w:lineRule="auto"/>
    </w:pPr>
    <w:rPr>
      <w:rFonts w:ascii="Times New Roman" w:eastAsia="Times New Roman" w:hAnsi="Times New Roman" w:cs="Times New Roman"/>
      <w:sz w:val="20"/>
      <w:szCs w:val="20"/>
    </w:rPr>
  </w:style>
  <w:style w:type="paragraph" w:customStyle="1" w:styleId="fax">
    <w:name w:val="fax"/>
    <w:basedOn w:val="email"/>
    <w:next w:val="email"/>
    <w:qFormat/>
  </w:style>
  <w:style w:type="paragraph" w:customStyle="1" w:styleId="phone">
    <w:name w:val="phone"/>
    <w:basedOn w:val="email"/>
    <w:next w:val="fax"/>
    <w:qFormat/>
  </w:style>
  <w:style w:type="paragraph" w:styleId="NormalWeb">
    <w:name w:val="Normal (Web)"/>
    <w:basedOn w:val="Normal"/>
    <w:qFormat/>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paragraph" w:styleId="Revision">
    <w:name w:val="Revision"/>
    <w:hidden/>
    <w:uiPriority w:val="99"/>
    <w:semiHidden/>
    <w:rsid w:val="000557DA"/>
    <w:pPr>
      <w:suppressAutoHyphens w:val="0"/>
    </w:pPr>
    <w:rPr>
      <w:rFonts w:ascii="Calibri" w:eastAsia="Calibri" w:hAnsi="Calibri" w:cs="Calibr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ubarak@uho.ac.id"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7789</Words>
  <Characters>44400</Characters>
  <Application>Microsoft Office Word</Application>
  <DocSecurity>0</DocSecurity>
  <Lines>370</Lines>
  <Paragraphs>104</Paragraphs>
  <ScaleCrop>false</ScaleCrop>
  <Company/>
  <LinksUpToDate>false</LinksUpToDate>
  <CharactersWithSpaces>52085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
  <cp:lastModifiedBy>PT ANOA MANDIRI SEJAHTERA</cp:lastModifiedBy>
  <cp:revision>2</cp:revision>
  <dcterms:created xsi:type="dcterms:W3CDTF">2026-07-23T03:18:00Z</dcterms:created>
  <dcterms:modified xsi:type="dcterms:W3CDTF">2026-07-23T03:18:00Z</dcterms:modified>
  <dc:language>en-US</dc:language>
</cp:coreProperties>
</file>