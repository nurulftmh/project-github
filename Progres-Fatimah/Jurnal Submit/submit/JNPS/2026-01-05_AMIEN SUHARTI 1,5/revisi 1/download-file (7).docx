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1123" w14:textId="77777777" w:rsidR="00513237" w:rsidRPr="00B9780D" w:rsidRDefault="00513237" w:rsidP="00513237">
      <w:pPr>
        <w:rPr>
          <w:b/>
          <w:bCs/>
          <w:sz w:val="28"/>
          <w:szCs w:val="28"/>
        </w:rPr>
      </w:pPr>
      <w:r w:rsidRPr="00B9780D">
        <w:rPr>
          <w:b/>
          <w:bCs/>
          <w:sz w:val="28"/>
          <w:szCs w:val="28"/>
        </w:rPr>
        <w:t>Feasibility of Ultrasonography Examination in Assessing Dysphagia in Children with Spastic Cerebral Palsy</w:t>
      </w:r>
    </w:p>
    <w:p w14:paraId="48A3207C" w14:textId="77777777" w:rsidR="00CF640E" w:rsidRPr="00EB6F10" w:rsidRDefault="00CF640E" w:rsidP="00A44CF4">
      <w:pPr>
        <w:spacing w:line="240" w:lineRule="auto"/>
        <w:rPr>
          <w:b/>
          <w:bCs/>
        </w:rPr>
      </w:pPr>
    </w:p>
    <w:p w14:paraId="6A4CBEF6" w14:textId="158774E9" w:rsidR="000377A2" w:rsidRPr="00EB6F10" w:rsidRDefault="000377A2" w:rsidP="00A44CF4">
      <w:pPr>
        <w:spacing w:line="240" w:lineRule="auto"/>
        <w:rPr>
          <w:b/>
          <w:bCs/>
        </w:rPr>
      </w:pPr>
      <w:r w:rsidRPr="00EB6F10">
        <w:rPr>
          <w:b/>
          <w:bCs/>
        </w:rPr>
        <w:t>Abstract</w:t>
      </w:r>
    </w:p>
    <w:p w14:paraId="5560D8A4" w14:textId="77777777" w:rsidR="00A22DB5" w:rsidRPr="00A22DB5" w:rsidRDefault="00A22DB5" w:rsidP="00A22DB5">
      <w:pPr>
        <w:spacing w:line="240" w:lineRule="auto"/>
        <w:jc w:val="both"/>
      </w:pPr>
      <w:r w:rsidRPr="00A22DB5">
        <w:rPr>
          <w:b/>
          <w:bCs/>
        </w:rPr>
        <w:t>Background</w:t>
      </w:r>
      <w:r w:rsidRPr="00A22DB5">
        <w:t xml:space="preserve">: Dysphagia is a frequent complication in children with cerebral palsy (CP), particularly among those with severe motor impairment, and is associated with significant risks including malnutrition and aspiration. Standard diagnostic tools such as </w:t>
      </w:r>
      <w:proofErr w:type="spellStart"/>
      <w:r w:rsidRPr="00A22DB5">
        <w:t>videofluoroscopic</w:t>
      </w:r>
      <w:proofErr w:type="spellEnd"/>
      <w:r w:rsidRPr="00A22DB5">
        <w:t xml:space="preserve"> swallowing study (VFSS) and </w:t>
      </w:r>
      <w:proofErr w:type="spellStart"/>
      <w:r w:rsidRPr="00A22DB5">
        <w:t>fiberoptic</w:t>
      </w:r>
      <w:proofErr w:type="spellEnd"/>
      <w:r w:rsidRPr="00A22DB5">
        <w:t xml:space="preserve"> endoscopic evaluation of swallowing (FEES) are often limited in availability, especially in resource-constrained settings. Ultrasonography (US) has emerged as a potential non-invasive alternative for evaluating swallowing function.</w:t>
      </w:r>
    </w:p>
    <w:p w14:paraId="7F63F5D3" w14:textId="77777777" w:rsidR="00A22DB5" w:rsidRPr="00A22DB5" w:rsidRDefault="00A22DB5" w:rsidP="00A22DB5">
      <w:pPr>
        <w:spacing w:line="240" w:lineRule="auto"/>
        <w:jc w:val="both"/>
      </w:pPr>
      <w:r w:rsidRPr="00A22DB5">
        <w:rPr>
          <w:b/>
          <w:bCs/>
        </w:rPr>
        <w:t>Methods</w:t>
      </w:r>
      <w:r w:rsidRPr="00A22DB5">
        <w:t>: This observational study included 38 children with CP. Clinical assessment was performed to identify feeding and swallowing difficulties. Eight children diagnosed with dysphagia underwent ultrasonographic examination to measure relative laryngeal movement.</w:t>
      </w:r>
    </w:p>
    <w:p w14:paraId="38DA8F39" w14:textId="77777777" w:rsidR="00A22DB5" w:rsidRPr="00A22DB5" w:rsidRDefault="00A22DB5" w:rsidP="00A22DB5">
      <w:pPr>
        <w:spacing w:line="240" w:lineRule="auto"/>
        <w:jc w:val="both"/>
      </w:pPr>
      <w:r w:rsidRPr="00A22DB5">
        <w:rPr>
          <w:b/>
          <w:bCs/>
        </w:rPr>
        <w:t>Results</w:t>
      </w:r>
      <w:r w:rsidRPr="00A22DB5">
        <w:t>: Dysphagia was identified in 8 (21.1%) participants. Ultrasonographic findings demonstrated reduced relative laryngeal movement (≤40%) in most cases, with a mean value of 24.63%, indicating impaired swallowing function. No adverse events were observed during the procedure.</w:t>
      </w:r>
    </w:p>
    <w:p w14:paraId="33B54304" w14:textId="77777777" w:rsidR="00A22DB5" w:rsidRPr="00A22DB5" w:rsidRDefault="00A22DB5" w:rsidP="00A22DB5">
      <w:pPr>
        <w:spacing w:line="240" w:lineRule="auto"/>
        <w:jc w:val="both"/>
      </w:pPr>
      <w:r w:rsidRPr="00A22DB5">
        <w:rPr>
          <w:b/>
          <w:bCs/>
        </w:rPr>
        <w:t>Conclusion</w:t>
      </w:r>
      <w:r w:rsidRPr="00A22DB5">
        <w:t xml:space="preserve">: Ultrasonography appears to be a feasible, safe, and non-invasive modality for assessing dysphagia in children with cerebral palsy. It may serve as a practical alternative in </w:t>
      </w:r>
      <w:proofErr w:type="spellStart"/>
      <w:r w:rsidRPr="00A22DB5">
        <w:t>pediatric</w:t>
      </w:r>
      <w:proofErr w:type="spellEnd"/>
      <w:r w:rsidRPr="00A22DB5">
        <w:t xml:space="preserve"> and low-resource settings. Further studies with larger samples and comparative designs are required to validate its diagnostic performance.</w:t>
      </w:r>
    </w:p>
    <w:p w14:paraId="39DB5D3C" w14:textId="77777777" w:rsidR="00DC7E8C" w:rsidRDefault="00DC7E8C" w:rsidP="00A44CF4">
      <w:pPr>
        <w:spacing w:line="240" w:lineRule="auto"/>
        <w:rPr>
          <w:b/>
          <w:bCs/>
        </w:rPr>
      </w:pPr>
    </w:p>
    <w:p w14:paraId="461018D8" w14:textId="2ACC9CBC" w:rsidR="000377A2" w:rsidRDefault="00DC7E8C" w:rsidP="00A44CF4">
      <w:pPr>
        <w:spacing w:line="240" w:lineRule="auto"/>
      </w:pPr>
      <w:r w:rsidRPr="00DC7E8C">
        <w:rPr>
          <w:b/>
          <w:bCs/>
        </w:rPr>
        <w:t xml:space="preserve">Keywords: </w:t>
      </w:r>
      <w:r w:rsidRPr="00DC7E8C">
        <w:t xml:space="preserve">ultrasonography; dysphagia; cerebral palsy; </w:t>
      </w:r>
      <w:r w:rsidR="00C50A3D" w:rsidRPr="00C50A3D">
        <w:t>children</w:t>
      </w:r>
      <w:r w:rsidRPr="00DC7E8C">
        <w:t>; swallowing</w:t>
      </w:r>
    </w:p>
    <w:p w14:paraId="0E5D410D" w14:textId="77777777" w:rsidR="00DC7E8C" w:rsidRPr="00EB6F10" w:rsidRDefault="00DC7E8C" w:rsidP="00A44CF4">
      <w:pPr>
        <w:spacing w:line="240" w:lineRule="auto"/>
        <w:rPr>
          <w:b/>
          <w:bCs/>
        </w:rPr>
      </w:pPr>
    </w:p>
    <w:p w14:paraId="2C7AED23" w14:textId="3F29EA58" w:rsidR="000377A2" w:rsidRPr="00EB6F10" w:rsidRDefault="000377A2" w:rsidP="00A44CF4">
      <w:pPr>
        <w:spacing w:line="240" w:lineRule="auto"/>
        <w:rPr>
          <w:b/>
          <w:bCs/>
        </w:rPr>
      </w:pPr>
      <w:r w:rsidRPr="00EB6F10">
        <w:rPr>
          <w:b/>
          <w:bCs/>
        </w:rPr>
        <w:t>Introduction</w:t>
      </w:r>
    </w:p>
    <w:p w14:paraId="101A37E9" w14:textId="32699B42" w:rsidR="003B3319" w:rsidRPr="003B3319" w:rsidRDefault="003B3319" w:rsidP="003B3319">
      <w:pPr>
        <w:spacing w:line="240" w:lineRule="auto"/>
        <w:jc w:val="both"/>
      </w:pPr>
      <w:r w:rsidRPr="003B3319">
        <w:t xml:space="preserve">Cerebral palsy (CP) is a group of permanent disorders of movement and posture resulting from non-progressive disturbances in the developing </w:t>
      </w:r>
      <w:proofErr w:type="spellStart"/>
      <w:r w:rsidRPr="003B3319">
        <w:t>fetal</w:t>
      </w:r>
      <w:proofErr w:type="spellEnd"/>
      <w:r w:rsidRPr="003B3319">
        <w:t xml:space="preserve"> or infant brain.¹</w:t>
      </w:r>
      <w:r w:rsidR="00237129">
        <w:t>,</w:t>
      </w:r>
      <w:r w:rsidRPr="003B3319">
        <w:t>² It represents the most common physical disability in children and is associated with lifelong functional limitations.³</w:t>
      </w:r>
      <w:r w:rsidR="00237129">
        <w:t>,</w:t>
      </w:r>
      <w:r w:rsidRPr="003B3319">
        <w:t>⁴ The global prevalence of CP has remained relatively stable at approximately 2.1 per 1,000 live births; however, lower rates have been reported in high-income countries (HICs), ranging from 1.4 to 1.7 per 1,000 live births.⁵</w:t>
      </w:r>
    </w:p>
    <w:p w14:paraId="58DF8C88" w14:textId="0280FB29" w:rsidR="003B3319" w:rsidRPr="003B3319" w:rsidRDefault="003B3319" w:rsidP="003B3319">
      <w:pPr>
        <w:spacing w:line="240" w:lineRule="auto"/>
        <w:jc w:val="both"/>
      </w:pPr>
      <w:r w:rsidRPr="003B3319">
        <w:t>CP is commonly classified based on motor type, including spastic, dyskinetic, ataxic, hypotonic, and mixed forms. In addition, classification according to topographical distribution is frequently applied, using terms such as hemiplegia, diplegia, and quadriplegia, while monoplegia and triplegia may be considered distinct entities or grouped within broader categories.⁵</w:t>
      </w:r>
      <w:r w:rsidR="00237129">
        <w:t>,</w:t>
      </w:r>
      <w:r w:rsidRPr="003B3319">
        <w:t xml:space="preserve">⁶ The term spastic quadriplegia is specifically used when upper limb involvement is equal to or more severe than that of the lower limbs.⁷ Among all subtypes, spastic CP is the most prevalent, accounting for approximately 70–80% of cases. Furthermore, several classification systems are used to assess functional severity, including the Gross Motor </w:t>
      </w:r>
      <w:r w:rsidRPr="003B3319">
        <w:lastRenderedPageBreak/>
        <w:t>Function Classification System (GMFCS), the Manual Ability Classification System (MACS), and the Communication Function Classification System (CFCS).⁵</w:t>
      </w:r>
    </w:p>
    <w:p w14:paraId="131F21AA" w14:textId="2B8A0E3F" w:rsidR="003B3319" w:rsidRPr="003B3319" w:rsidRDefault="003B3319" w:rsidP="003B3319">
      <w:pPr>
        <w:spacing w:line="240" w:lineRule="auto"/>
        <w:jc w:val="both"/>
      </w:pPr>
      <w:r w:rsidRPr="003B3319">
        <w:t>Children with CP frequently present with a range of associated impairments, including disturbances in sensation, perception, cognition, communication, and behavio</w:t>
      </w:r>
      <w:ins w:id="0" w:author="Sumit Agrawal" w:date="2026-05-06T16:58:00Z" w16du:dateUtc="2026-05-06T11:13:00Z">
        <w:r w:rsidR="0033134F">
          <w:t>u</w:t>
        </w:r>
      </w:ins>
      <w:r w:rsidRPr="003B3319">
        <w:t>r. Feeding and swallowing disorders are also common, particularly during childhood. It is estimated that 30–40% of children with CP experience feeding difficulties related to dysphagia, vomiting or regurgitation, and delayed gastric emptying.⁸ Dysphagia in this population may manifest as impaired tongue function affecting bolus transport, delayed initiation of swallowing, reduced pharyngeal motility, and drooling due to inadequate lip closure (sialorrhea).⁹</w:t>
      </w:r>
    </w:p>
    <w:p w14:paraId="2C5B2B95" w14:textId="77777777" w:rsidR="003B3319" w:rsidRPr="003B3319" w:rsidRDefault="003B3319" w:rsidP="003B3319">
      <w:pPr>
        <w:spacing w:line="240" w:lineRule="auto"/>
        <w:jc w:val="both"/>
      </w:pPr>
      <w:r w:rsidRPr="003B3319">
        <w:t>Dysphagia is a clinically significant problem in children with CP, with its type and severity varying according to motor impairment and associated comorbidities. These difficulties may interfere with sucking, chewing, oral control of food or liquid, and the coordination of swallowing. If not properly identified and managed, dysphagia can lead to serious complications, including malnutrition, dehydration, aspiration pneumonia, weight loss, and impaired growth and development. These potential consequences highlight the importance of early detection and appropriate intervention.¹⁰</w:t>
      </w:r>
    </w:p>
    <w:p w14:paraId="40A3CF24" w14:textId="77777777" w:rsidR="003B3319" w:rsidRPr="003B3319" w:rsidRDefault="003B3319" w:rsidP="003B3319">
      <w:pPr>
        <w:spacing w:line="240" w:lineRule="auto"/>
        <w:jc w:val="both"/>
      </w:pPr>
      <w:r w:rsidRPr="003B3319">
        <w:t xml:space="preserve">Instrumental assessments such as the </w:t>
      </w:r>
      <w:proofErr w:type="spellStart"/>
      <w:r w:rsidRPr="003B3319">
        <w:t>videofluoroscopic</w:t>
      </w:r>
      <w:proofErr w:type="spellEnd"/>
      <w:r w:rsidRPr="003B3319">
        <w:t xml:space="preserve"> swallowing study (VFSS) and </w:t>
      </w:r>
      <w:proofErr w:type="spellStart"/>
      <w:r w:rsidRPr="003B3319">
        <w:t>fiberoptic</w:t>
      </w:r>
      <w:proofErr w:type="spellEnd"/>
      <w:r w:rsidRPr="003B3319">
        <w:t xml:space="preserve"> endoscopic evaluation of swallowing (FEES) are considered the gold standard for diagnosing dysphagia. However, these methods have notable limitations, particularly in terms of accessibility. VFSS involves radiation exposure and requires specialized facilities, while FEES is invasive and dependent on trained personnel. As a result, their use may be limited in community settings and low-resource environments.</w:t>
      </w:r>
    </w:p>
    <w:p w14:paraId="1CBC4910" w14:textId="4C94432B" w:rsidR="00AC569B" w:rsidRDefault="00A72FDA" w:rsidP="00A44CF4">
      <w:pPr>
        <w:spacing w:line="240" w:lineRule="auto"/>
        <w:jc w:val="both"/>
      </w:pPr>
      <w:r w:rsidRPr="00A72FDA">
        <w:t xml:space="preserve">Despite increasing interest in ultrasonography as a diagnostic modality, evidence regarding its application in </w:t>
      </w:r>
      <w:proofErr w:type="spellStart"/>
      <w:r w:rsidRPr="00A72FDA">
        <w:t>pediatric</w:t>
      </w:r>
      <w:proofErr w:type="spellEnd"/>
      <w:r w:rsidRPr="00A72FDA">
        <w:t xml:space="preserve"> populations, particularly among children with spastic cerebral palsy, remains limited. Most existing studies have focused on adult populations or have not specifically addressed feasibility in resource-limited clinical settings. Therefore, this study aims to evaluate the feasibility of ultrasonography as a non-invasive tool for assessing dysphagia in children with spastic cerebral palsy.</w:t>
      </w:r>
    </w:p>
    <w:p w14:paraId="21A8E14E" w14:textId="77777777" w:rsidR="00A72FDA" w:rsidRPr="00EB6F10" w:rsidRDefault="00A72FDA" w:rsidP="00A44CF4">
      <w:pPr>
        <w:spacing w:line="240" w:lineRule="auto"/>
        <w:jc w:val="both"/>
      </w:pPr>
    </w:p>
    <w:p w14:paraId="0F2680DF" w14:textId="77777777" w:rsidR="00356ECC" w:rsidRPr="00EB6F10" w:rsidRDefault="00356ECC" w:rsidP="00A44CF4">
      <w:pPr>
        <w:spacing w:line="240" w:lineRule="auto"/>
        <w:jc w:val="both"/>
      </w:pPr>
      <w:r w:rsidRPr="00EB6F10">
        <w:rPr>
          <w:b/>
          <w:bCs/>
        </w:rPr>
        <w:t>Materials and Methods</w:t>
      </w:r>
    </w:p>
    <w:p w14:paraId="213B3B44" w14:textId="77777777" w:rsidR="00696F60" w:rsidRDefault="00A4785A" w:rsidP="00696F60">
      <w:pPr>
        <w:spacing w:line="240" w:lineRule="auto"/>
        <w:jc w:val="both"/>
        <w:rPr>
          <w:b/>
          <w:bCs/>
        </w:rPr>
      </w:pPr>
      <w:r w:rsidRPr="00A4785A">
        <w:rPr>
          <w:b/>
          <w:bCs/>
        </w:rPr>
        <w:t>Study Design and Setting</w:t>
      </w:r>
    </w:p>
    <w:p w14:paraId="37FD1EA3" w14:textId="785D75CB" w:rsidR="00A4785A" w:rsidRPr="00A4785A" w:rsidRDefault="00A4785A" w:rsidP="00696F60">
      <w:pPr>
        <w:spacing w:line="240" w:lineRule="auto"/>
        <w:jc w:val="both"/>
      </w:pPr>
      <w:r w:rsidRPr="00A4785A">
        <w:t>This study employed an observational design to evaluate the feasibility of ultrasonography in assessing dysphagia in children with cerebral palsy.</w:t>
      </w:r>
      <w:r w:rsidR="00696F60">
        <w:t xml:space="preserve"> </w:t>
      </w:r>
      <w:r w:rsidR="00696F60" w:rsidRPr="00696F60">
        <w:t>The study was conducted at Universitas Indonesia Hospital in August 2024.</w:t>
      </w:r>
      <w:r w:rsidR="00696F60">
        <w:t xml:space="preserve"> </w:t>
      </w:r>
      <w:r w:rsidR="00696F60" w:rsidRPr="00696F60">
        <w:t xml:space="preserve">This study was designed as a preliminary feasibility study to explore the applicability and practicality of ultrasonography in assessing swallowing function in </w:t>
      </w:r>
      <w:proofErr w:type="spellStart"/>
      <w:r w:rsidR="00696F60" w:rsidRPr="00696F60">
        <w:t>pediatric</w:t>
      </w:r>
      <w:proofErr w:type="spellEnd"/>
      <w:r w:rsidR="00696F60" w:rsidRPr="00696F60">
        <w:t xml:space="preserve"> patients with cerebral palsy.</w:t>
      </w:r>
    </w:p>
    <w:p w14:paraId="048D12FC" w14:textId="77777777" w:rsidR="00A4785A" w:rsidRPr="00A4785A" w:rsidRDefault="00A4785A" w:rsidP="00A4785A">
      <w:pPr>
        <w:spacing w:line="240" w:lineRule="auto"/>
      </w:pPr>
      <w:r w:rsidRPr="00A4785A">
        <w:rPr>
          <w:b/>
          <w:bCs/>
        </w:rPr>
        <w:t>Participants</w:t>
      </w:r>
      <w:r w:rsidRPr="00A4785A">
        <w:br/>
        <w:t xml:space="preserve">A total of 38 children diagnosed with cerebral palsy were included in this study. Participants were recruited based on clinical diagnosis and availability during the study period. Among them, 8 children were identified as having dysphagia based on clinical evaluation performed by a physiatrist. Written informed consent was obtained from the parents or legal guardians of all participants prior to </w:t>
      </w:r>
      <w:proofErr w:type="spellStart"/>
      <w:r w:rsidRPr="00A4785A">
        <w:t>enrollment</w:t>
      </w:r>
      <w:proofErr w:type="spellEnd"/>
      <w:r w:rsidRPr="00A4785A">
        <w:t>.</w:t>
      </w:r>
    </w:p>
    <w:p w14:paraId="331DF0C4" w14:textId="77777777" w:rsidR="00A4785A" w:rsidRPr="00A4785A" w:rsidRDefault="00A4785A" w:rsidP="00A4785A">
      <w:pPr>
        <w:spacing w:line="240" w:lineRule="auto"/>
      </w:pPr>
      <w:r w:rsidRPr="00A4785A">
        <w:rPr>
          <w:b/>
          <w:bCs/>
        </w:rPr>
        <w:lastRenderedPageBreak/>
        <w:t>Clinical Assessment</w:t>
      </w:r>
      <w:r w:rsidRPr="00A4785A">
        <w:br/>
        <w:t xml:space="preserve">Initial screening for feeding and swallowing difficulties was conducted through detailed medical history and physical examination. Information regarding feeding patterns, episodes of coughing during feeding, and dietary intake was obtained from caregivers. Physical examination included evaluation of respiratory status and </w:t>
      </w:r>
      <w:proofErr w:type="spellStart"/>
      <w:r w:rsidRPr="00A4785A">
        <w:t>oromotor</w:t>
      </w:r>
      <w:proofErr w:type="spellEnd"/>
      <w:r w:rsidRPr="00A4785A">
        <w:t xml:space="preserve"> function, such as lip closure, tongue movement, jaw coordination, drooling, buccal tone, and use of feeding tubes.</w:t>
      </w:r>
    </w:p>
    <w:p w14:paraId="1EAA50EB" w14:textId="77777777" w:rsidR="00A4785A" w:rsidRPr="00A4785A" w:rsidRDefault="00A4785A" w:rsidP="00A4785A">
      <w:pPr>
        <w:spacing w:line="240" w:lineRule="auto"/>
      </w:pPr>
      <w:r w:rsidRPr="00A4785A">
        <w:rPr>
          <w:b/>
          <w:bCs/>
        </w:rPr>
        <w:t>Ultrasonographic Examination</w:t>
      </w:r>
      <w:r w:rsidRPr="00A4785A">
        <w:br/>
        <w:t>Ultrasonographic assessment was performed on children identified with dysphagia. All examinations were conducted by a single experienced operator using an ultrasound machine (LOGIQ™ P7, GE Healthcare) equipped with a high-frequency linear probe (7–10 MHz).</w:t>
      </w:r>
    </w:p>
    <w:p w14:paraId="06EF0651" w14:textId="77777777" w:rsidR="00A4785A" w:rsidRPr="00A4785A" w:rsidRDefault="00A4785A" w:rsidP="00A4785A">
      <w:pPr>
        <w:spacing w:line="240" w:lineRule="auto"/>
      </w:pPr>
      <w:r w:rsidRPr="00A4785A">
        <w:t>Participants were positioned in a comfortable sitting posture with assistance from caregivers when necessary. The transducer was placed in the midsagittal plane between the anterior border of the hyoid bone and the superior border of the thyroid cartilage. Measurements were obtained in both resting and swallowing phases.</w:t>
      </w:r>
    </w:p>
    <w:p w14:paraId="1AD1F4B8" w14:textId="77777777" w:rsidR="00A4785A" w:rsidRPr="00A4785A" w:rsidRDefault="00A4785A" w:rsidP="00A4785A">
      <w:pPr>
        <w:spacing w:line="240" w:lineRule="auto"/>
      </w:pPr>
      <w:r w:rsidRPr="00A4785A">
        <w:t>The resting distance between the hyoid bone and thyroid cartilage and the shortest distance during swallowing were recorded. The approximation distance was calculated as the difference between these two measurements. Relative laryngeal movement was then determined by dividing the approximation distance by the resting distance and expressed as a percentage.</w:t>
      </w:r>
    </w:p>
    <w:p w14:paraId="03A5FF87" w14:textId="77777777" w:rsidR="00A4785A" w:rsidRPr="00A4785A" w:rsidRDefault="00A4785A" w:rsidP="00A4785A">
      <w:pPr>
        <w:spacing w:line="240" w:lineRule="auto"/>
      </w:pPr>
      <w:r w:rsidRPr="00A4785A">
        <w:t>Relative laryngeal movement was categorized as follows: values &gt;60% were considered normal, 40–60% indicated mild dysphagia, and &lt;40% indicated severe dysphagia.</w:t>
      </w:r>
    </w:p>
    <w:p w14:paraId="124898DD" w14:textId="77777777" w:rsidR="00A4785A" w:rsidRPr="00A4785A" w:rsidRDefault="00A4785A" w:rsidP="00A4785A">
      <w:pPr>
        <w:spacing w:line="240" w:lineRule="auto"/>
      </w:pPr>
      <w:r w:rsidRPr="00A4785A">
        <w:rPr>
          <w:b/>
          <w:bCs/>
        </w:rPr>
        <w:t>Data Analysis</w:t>
      </w:r>
      <w:r w:rsidRPr="00A4785A">
        <w:br/>
        <w:t>Descriptive analysis was used to summarize participant characteristics and ultrasonographic findings. Continuous variables were presented as median and range, while categorical variables were expressed as frequencies and percentages.</w:t>
      </w:r>
    </w:p>
    <w:p w14:paraId="061D2051" w14:textId="77777777" w:rsidR="00A4785A" w:rsidRPr="00A4785A" w:rsidRDefault="00A4785A" w:rsidP="00A4785A">
      <w:pPr>
        <w:spacing w:line="240" w:lineRule="auto"/>
      </w:pPr>
      <w:r w:rsidRPr="00A4785A">
        <w:rPr>
          <w:b/>
          <w:bCs/>
        </w:rPr>
        <w:t>Ethical Considerations</w:t>
      </w:r>
      <w:r w:rsidRPr="00A4785A">
        <w:rPr>
          <w:b/>
          <w:bCs/>
        </w:rPr>
        <w:br/>
      </w:r>
      <w:r w:rsidRPr="00A4785A">
        <w:t>This study was conducted in accordance with ethical principles for medical research involving human subjects. Ethical approval was obtained from the institutional ethics committee of Universitas Indonesia. Written informed consent was obtained from all parents or legal guardians prior to participation.</w:t>
      </w:r>
    </w:p>
    <w:p w14:paraId="618761B5" w14:textId="77777777" w:rsidR="003B3319" w:rsidRDefault="003B3319" w:rsidP="00A44CF4">
      <w:pPr>
        <w:spacing w:line="240" w:lineRule="auto"/>
        <w:rPr>
          <w:b/>
          <w:bCs/>
        </w:rPr>
      </w:pPr>
    </w:p>
    <w:p w14:paraId="1BB25F9E" w14:textId="7DF2AA97" w:rsidR="00DA5A6B" w:rsidRPr="00EB6F10" w:rsidRDefault="00DA5A6B" w:rsidP="00A44CF4">
      <w:pPr>
        <w:spacing w:line="240" w:lineRule="auto"/>
      </w:pPr>
      <w:r w:rsidRPr="00EB6F10">
        <w:rPr>
          <w:b/>
          <w:bCs/>
        </w:rPr>
        <w:t>Results</w:t>
      </w:r>
    </w:p>
    <w:p w14:paraId="334CA913" w14:textId="77777777" w:rsidR="00FC32D5" w:rsidRPr="00FC32D5" w:rsidRDefault="00FC32D5" w:rsidP="00FC32D5">
      <w:pPr>
        <w:spacing w:line="240" w:lineRule="auto"/>
      </w:pPr>
      <w:r w:rsidRPr="00FC32D5">
        <w:t>A total of 38 children were included in this study, with a median age of 6 years (range 1–16 years). Most participants were classified as having spastic cerebral palsy (81.6%), with quadriplegia as the most common topographical distribution (52.6%).</w:t>
      </w:r>
    </w:p>
    <w:p w14:paraId="1EFF0FCD" w14:textId="77777777" w:rsidR="00FC32D5" w:rsidRPr="00FC32D5" w:rsidRDefault="00FC32D5" w:rsidP="00FC32D5">
      <w:pPr>
        <w:spacing w:line="240" w:lineRule="auto"/>
      </w:pPr>
      <w:r w:rsidRPr="00FC32D5">
        <w:t>Among all participants, 8 children (21.1%) were clinically diagnosed with dysphagia and subsequently underwent ultrasonography examination. No adverse events were reported during the procedure.</w:t>
      </w:r>
    </w:p>
    <w:p w14:paraId="443F9EA5" w14:textId="14B5CBF7" w:rsidR="00FC32D5" w:rsidRDefault="00FC32D5" w:rsidP="0025417E">
      <w:pPr>
        <w:spacing w:line="240" w:lineRule="auto"/>
        <w:jc w:val="center"/>
        <w:rPr>
          <w:lang w:val="en-US"/>
        </w:rPr>
      </w:pPr>
      <w:r w:rsidRPr="00FC32D5">
        <w:rPr>
          <w:noProof/>
          <w:lang w:val="uz-Cyrl"/>
        </w:rPr>
        <w:lastRenderedPageBreak/>
        <w:drawing>
          <wp:anchor distT="0" distB="0" distL="0" distR="0" simplePos="0" relativeHeight="251659264" behindDoc="0" locked="0" layoutInCell="1" allowOverlap="1" wp14:anchorId="4C31F339" wp14:editId="39850CEB">
            <wp:simplePos x="0" y="0"/>
            <wp:positionH relativeFrom="margin">
              <wp:posOffset>1239520</wp:posOffset>
            </wp:positionH>
            <wp:positionV relativeFrom="paragraph">
              <wp:posOffset>0</wp:posOffset>
            </wp:positionV>
            <wp:extent cx="3188970" cy="2225040"/>
            <wp:effectExtent l="0" t="0" r="0" b="3810"/>
            <wp:wrapTopAndBottom/>
            <wp:docPr id="81905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l="6522" t="2902" b="8710"/>
                    <a:stretch>
                      <a:fillRect/>
                    </a:stretch>
                  </pic:blipFill>
                  <pic:spPr bwMode="auto">
                    <a:xfrm>
                      <a:off x="0" y="0"/>
                      <a:ext cx="3188970" cy="2225040"/>
                    </a:xfrm>
                    <a:prstGeom prst="rect">
                      <a:avLst/>
                    </a:prstGeom>
                    <a:noFill/>
                  </pic:spPr>
                </pic:pic>
              </a:graphicData>
            </a:graphic>
            <wp14:sizeRelH relativeFrom="page">
              <wp14:pctWidth>0</wp14:pctWidth>
            </wp14:sizeRelH>
            <wp14:sizeRelV relativeFrom="margin">
              <wp14:pctHeight>0</wp14:pctHeight>
            </wp14:sizeRelV>
          </wp:anchor>
        </w:drawing>
      </w:r>
      <w:r w:rsidR="0025417E" w:rsidRPr="0025417E">
        <w:rPr>
          <w:lang w:val="uz-Cyrl"/>
        </w:rPr>
        <w:t>Figure 1. Ultrasonographic examination during swallowing in children with cerebral palsy</w:t>
      </w:r>
    </w:p>
    <w:p w14:paraId="4A99500E" w14:textId="77777777" w:rsidR="0025417E" w:rsidRPr="00FC32D5" w:rsidRDefault="0025417E" w:rsidP="0025417E">
      <w:pPr>
        <w:spacing w:line="240" w:lineRule="auto"/>
        <w:jc w:val="center"/>
        <w:rPr>
          <w:lang w:val="en-US"/>
        </w:rPr>
      </w:pPr>
    </w:p>
    <w:p w14:paraId="57B5ECD1" w14:textId="4857C686" w:rsidR="00FC32D5" w:rsidRPr="00FC32D5" w:rsidRDefault="00FC32D5" w:rsidP="006D3F6C">
      <w:pPr>
        <w:spacing w:line="240" w:lineRule="auto"/>
        <w:jc w:val="both"/>
      </w:pPr>
      <w:r w:rsidRPr="00FC32D5">
        <w:t xml:space="preserve">The ultrasonographic measurements demonstrated that the median resting distance between the thyroid cartilage and hyoid bone was 0.61 cm, while the median shortest distance during swallowing was 0.47 cm. The median relative laryngeal movement was 22%, indicating impaired swallowing function. Reduced relative laryngeal movement (&lt;40%) was observed in 75% of subjects, </w:t>
      </w:r>
      <w:r w:rsidR="001D1C91" w:rsidRPr="001D1C91">
        <w:t>suggesting a high prevalence of severe dysphagia among the assessed participants</w:t>
      </w:r>
      <w:r w:rsidRPr="00FC32D5">
        <w:t>.</w:t>
      </w:r>
    </w:p>
    <w:p w14:paraId="4BC0C3D2" w14:textId="3300152B" w:rsidR="00FC32D5" w:rsidRPr="00FC32D5" w:rsidRDefault="00FC32D5" w:rsidP="00FC32D5">
      <w:pPr>
        <w:spacing w:line="240" w:lineRule="auto"/>
      </w:pPr>
      <w:r w:rsidRPr="00FC32D5">
        <w:t>All participants with dysphagia were classified as having severe motor impairment (GMFCS levels IV–V) and were categorized as at risk for aspiration (EDACS levels III–V).</w:t>
      </w:r>
    </w:p>
    <w:p w14:paraId="3D25296E" w14:textId="77777777" w:rsidR="00FC32D5" w:rsidRPr="00FC32D5" w:rsidRDefault="00FC32D5" w:rsidP="00FC32D5">
      <w:pPr>
        <w:spacing w:line="240" w:lineRule="auto"/>
        <w:rPr>
          <w:lang w:val="en-US"/>
        </w:rPr>
      </w:pPr>
      <w:r w:rsidRPr="00FC32D5">
        <w:rPr>
          <w:lang w:val="uz-Cyrl"/>
        </w:rPr>
        <w:t>Table 1. Participants characteristics (n=38)</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508"/>
      </w:tblGrid>
      <w:tr w:rsidR="00D70355" w14:paraId="4F791D5F" w14:textId="77777777" w:rsidTr="00680777">
        <w:tc>
          <w:tcPr>
            <w:tcW w:w="4395" w:type="dxa"/>
            <w:tcBorders>
              <w:top w:val="single" w:sz="4" w:space="0" w:color="auto"/>
              <w:bottom w:val="single" w:sz="4" w:space="0" w:color="auto"/>
            </w:tcBorders>
            <w:vAlign w:val="center"/>
          </w:tcPr>
          <w:p w14:paraId="6C9C3619" w14:textId="77777777" w:rsidR="00D70355" w:rsidRDefault="00D70355" w:rsidP="00680777">
            <w:r w:rsidRPr="002B3DDA">
              <w:rPr>
                <w:b/>
                <w:bCs/>
              </w:rPr>
              <w:t>Variable</w:t>
            </w:r>
          </w:p>
        </w:tc>
        <w:tc>
          <w:tcPr>
            <w:tcW w:w="4508" w:type="dxa"/>
            <w:tcBorders>
              <w:top w:val="single" w:sz="4" w:space="0" w:color="auto"/>
              <w:bottom w:val="single" w:sz="4" w:space="0" w:color="auto"/>
            </w:tcBorders>
            <w:vAlign w:val="center"/>
          </w:tcPr>
          <w:p w14:paraId="3FD452CB" w14:textId="77777777" w:rsidR="00D70355" w:rsidRDefault="00D70355" w:rsidP="00680777">
            <w:r w:rsidRPr="002B3DDA">
              <w:rPr>
                <w:b/>
                <w:bCs/>
              </w:rPr>
              <w:t>Value</w:t>
            </w:r>
          </w:p>
        </w:tc>
      </w:tr>
      <w:tr w:rsidR="00D70355" w14:paraId="37335EEA" w14:textId="77777777" w:rsidTr="00680777">
        <w:tc>
          <w:tcPr>
            <w:tcW w:w="4395" w:type="dxa"/>
            <w:tcBorders>
              <w:top w:val="single" w:sz="4" w:space="0" w:color="auto"/>
            </w:tcBorders>
            <w:vAlign w:val="center"/>
          </w:tcPr>
          <w:p w14:paraId="7468A75D" w14:textId="77777777" w:rsidR="00D70355" w:rsidRDefault="00D70355" w:rsidP="00680777">
            <w:r w:rsidRPr="002B3DDA">
              <w:rPr>
                <w:b/>
                <w:bCs/>
              </w:rPr>
              <w:t>Age (years), median (range)</w:t>
            </w:r>
          </w:p>
        </w:tc>
        <w:tc>
          <w:tcPr>
            <w:tcW w:w="4508" w:type="dxa"/>
            <w:tcBorders>
              <w:top w:val="single" w:sz="4" w:space="0" w:color="auto"/>
            </w:tcBorders>
            <w:vAlign w:val="center"/>
          </w:tcPr>
          <w:p w14:paraId="6DE9A387" w14:textId="77777777" w:rsidR="00D70355" w:rsidRDefault="00D70355" w:rsidP="00680777">
            <w:r w:rsidRPr="002B3DDA">
              <w:t>6 (1–16)</w:t>
            </w:r>
          </w:p>
        </w:tc>
      </w:tr>
      <w:tr w:rsidR="00D70355" w14:paraId="54BA4468" w14:textId="77777777" w:rsidTr="00680777">
        <w:tc>
          <w:tcPr>
            <w:tcW w:w="4395" w:type="dxa"/>
            <w:vAlign w:val="center"/>
          </w:tcPr>
          <w:p w14:paraId="48CD0E00" w14:textId="77777777" w:rsidR="00D70355" w:rsidRDefault="00D70355" w:rsidP="00680777">
            <w:r w:rsidRPr="002B3DDA">
              <w:rPr>
                <w:b/>
                <w:bCs/>
              </w:rPr>
              <w:t>Gender, n (%)</w:t>
            </w:r>
          </w:p>
        </w:tc>
        <w:tc>
          <w:tcPr>
            <w:tcW w:w="4508" w:type="dxa"/>
            <w:vAlign w:val="center"/>
          </w:tcPr>
          <w:p w14:paraId="7D9EEB6A" w14:textId="77777777" w:rsidR="00D70355" w:rsidRDefault="00D70355" w:rsidP="00680777"/>
        </w:tc>
      </w:tr>
      <w:tr w:rsidR="00D70355" w14:paraId="172A6559" w14:textId="77777777" w:rsidTr="00680777">
        <w:tc>
          <w:tcPr>
            <w:tcW w:w="4395" w:type="dxa"/>
            <w:vAlign w:val="center"/>
          </w:tcPr>
          <w:p w14:paraId="08DF3036" w14:textId="77777777" w:rsidR="00D70355" w:rsidRDefault="00D70355" w:rsidP="00680777">
            <w:r w:rsidRPr="002B3DDA">
              <w:t>Male</w:t>
            </w:r>
          </w:p>
        </w:tc>
        <w:tc>
          <w:tcPr>
            <w:tcW w:w="4508" w:type="dxa"/>
            <w:vAlign w:val="center"/>
          </w:tcPr>
          <w:p w14:paraId="754946B4" w14:textId="77777777" w:rsidR="00D70355" w:rsidRDefault="00D70355" w:rsidP="00680777">
            <w:r w:rsidRPr="002B3DDA">
              <w:t>18 (47.4)</w:t>
            </w:r>
          </w:p>
        </w:tc>
      </w:tr>
      <w:tr w:rsidR="00D70355" w14:paraId="788D0560" w14:textId="77777777" w:rsidTr="00680777">
        <w:tc>
          <w:tcPr>
            <w:tcW w:w="4395" w:type="dxa"/>
            <w:vAlign w:val="center"/>
          </w:tcPr>
          <w:p w14:paraId="507EC7D8" w14:textId="77777777" w:rsidR="00D70355" w:rsidRDefault="00D70355" w:rsidP="00680777">
            <w:r w:rsidRPr="002B3DDA">
              <w:t>Female</w:t>
            </w:r>
          </w:p>
        </w:tc>
        <w:tc>
          <w:tcPr>
            <w:tcW w:w="4508" w:type="dxa"/>
            <w:vAlign w:val="center"/>
          </w:tcPr>
          <w:p w14:paraId="2AC5925F" w14:textId="77777777" w:rsidR="00D70355" w:rsidRDefault="00D70355" w:rsidP="00680777">
            <w:r w:rsidRPr="002B3DDA">
              <w:t>20 (52.6)</w:t>
            </w:r>
          </w:p>
        </w:tc>
      </w:tr>
      <w:tr w:rsidR="00D70355" w14:paraId="3118241B" w14:textId="77777777" w:rsidTr="00680777">
        <w:tc>
          <w:tcPr>
            <w:tcW w:w="4395" w:type="dxa"/>
            <w:vAlign w:val="center"/>
          </w:tcPr>
          <w:p w14:paraId="55141CEC" w14:textId="77777777" w:rsidR="00D70355" w:rsidRDefault="00D70355" w:rsidP="00680777">
            <w:r w:rsidRPr="002B3DDA">
              <w:rPr>
                <w:b/>
                <w:bCs/>
              </w:rPr>
              <w:t>Classification based on motor type, n (%)</w:t>
            </w:r>
          </w:p>
        </w:tc>
        <w:tc>
          <w:tcPr>
            <w:tcW w:w="4508" w:type="dxa"/>
            <w:vAlign w:val="center"/>
          </w:tcPr>
          <w:p w14:paraId="7FA67D0C" w14:textId="77777777" w:rsidR="00D70355" w:rsidRDefault="00D70355" w:rsidP="00680777"/>
        </w:tc>
      </w:tr>
      <w:tr w:rsidR="00D70355" w14:paraId="77469BF2" w14:textId="77777777" w:rsidTr="00680777">
        <w:tc>
          <w:tcPr>
            <w:tcW w:w="4395" w:type="dxa"/>
            <w:vAlign w:val="center"/>
          </w:tcPr>
          <w:p w14:paraId="062DE545" w14:textId="77777777" w:rsidR="00D70355" w:rsidRDefault="00D70355" w:rsidP="00680777">
            <w:r w:rsidRPr="002B3DDA">
              <w:t>Spastic</w:t>
            </w:r>
          </w:p>
        </w:tc>
        <w:tc>
          <w:tcPr>
            <w:tcW w:w="4508" w:type="dxa"/>
            <w:vAlign w:val="center"/>
          </w:tcPr>
          <w:p w14:paraId="29C14A28" w14:textId="77777777" w:rsidR="00D70355" w:rsidRDefault="00D70355" w:rsidP="00680777">
            <w:r w:rsidRPr="002B3DDA">
              <w:t>31 (81.6)</w:t>
            </w:r>
          </w:p>
        </w:tc>
      </w:tr>
      <w:tr w:rsidR="00D70355" w14:paraId="416EE535" w14:textId="77777777" w:rsidTr="00680777">
        <w:tc>
          <w:tcPr>
            <w:tcW w:w="4395" w:type="dxa"/>
            <w:vAlign w:val="center"/>
          </w:tcPr>
          <w:p w14:paraId="6AD994B0" w14:textId="77777777" w:rsidR="00D70355" w:rsidRDefault="00D70355" w:rsidP="00680777">
            <w:r w:rsidRPr="002B3DDA">
              <w:t>Hypotonic</w:t>
            </w:r>
          </w:p>
        </w:tc>
        <w:tc>
          <w:tcPr>
            <w:tcW w:w="4508" w:type="dxa"/>
            <w:vAlign w:val="center"/>
          </w:tcPr>
          <w:p w14:paraId="382A14DB" w14:textId="77777777" w:rsidR="00D70355" w:rsidRDefault="00D70355" w:rsidP="00680777">
            <w:r w:rsidRPr="002B3DDA">
              <w:t>1 (2.6)</w:t>
            </w:r>
          </w:p>
        </w:tc>
      </w:tr>
      <w:tr w:rsidR="00D70355" w14:paraId="20E6FD05" w14:textId="77777777" w:rsidTr="00680777">
        <w:tc>
          <w:tcPr>
            <w:tcW w:w="4395" w:type="dxa"/>
            <w:vAlign w:val="center"/>
          </w:tcPr>
          <w:p w14:paraId="565BFF50" w14:textId="77777777" w:rsidR="00D70355" w:rsidRDefault="00D70355" w:rsidP="00680777">
            <w:r w:rsidRPr="002B3DDA">
              <w:t>Dyskinetic</w:t>
            </w:r>
          </w:p>
        </w:tc>
        <w:tc>
          <w:tcPr>
            <w:tcW w:w="4508" w:type="dxa"/>
            <w:vAlign w:val="center"/>
          </w:tcPr>
          <w:p w14:paraId="225E90D5" w14:textId="77777777" w:rsidR="00D70355" w:rsidRDefault="00D70355" w:rsidP="00680777">
            <w:r w:rsidRPr="002B3DDA">
              <w:t>3 (7.9)</w:t>
            </w:r>
          </w:p>
        </w:tc>
      </w:tr>
      <w:tr w:rsidR="00D70355" w14:paraId="77233433" w14:textId="77777777" w:rsidTr="00680777">
        <w:tc>
          <w:tcPr>
            <w:tcW w:w="4395" w:type="dxa"/>
            <w:vAlign w:val="center"/>
          </w:tcPr>
          <w:p w14:paraId="588560C9" w14:textId="77777777" w:rsidR="00D70355" w:rsidRDefault="00D70355" w:rsidP="00680777">
            <w:r w:rsidRPr="002B3DDA">
              <w:t>Ataxic</w:t>
            </w:r>
          </w:p>
        </w:tc>
        <w:tc>
          <w:tcPr>
            <w:tcW w:w="4508" w:type="dxa"/>
            <w:vAlign w:val="center"/>
          </w:tcPr>
          <w:p w14:paraId="0FDEF329" w14:textId="77777777" w:rsidR="00D70355" w:rsidRDefault="00D70355" w:rsidP="00680777">
            <w:r w:rsidRPr="002B3DDA">
              <w:t>1 (2.6)</w:t>
            </w:r>
          </w:p>
        </w:tc>
      </w:tr>
      <w:tr w:rsidR="00D70355" w14:paraId="7E8B28D2" w14:textId="77777777" w:rsidTr="00680777">
        <w:tc>
          <w:tcPr>
            <w:tcW w:w="4395" w:type="dxa"/>
            <w:vAlign w:val="center"/>
          </w:tcPr>
          <w:p w14:paraId="1C966D3C" w14:textId="77777777" w:rsidR="00D70355" w:rsidRDefault="00D70355" w:rsidP="00680777">
            <w:r w:rsidRPr="002B3DDA">
              <w:t>Mixed</w:t>
            </w:r>
          </w:p>
        </w:tc>
        <w:tc>
          <w:tcPr>
            <w:tcW w:w="4508" w:type="dxa"/>
            <w:vAlign w:val="center"/>
          </w:tcPr>
          <w:p w14:paraId="51E94F11" w14:textId="77777777" w:rsidR="00D70355" w:rsidRDefault="00D70355" w:rsidP="00680777">
            <w:r w:rsidRPr="002B3DDA">
              <w:t>1 (2.6)</w:t>
            </w:r>
          </w:p>
        </w:tc>
      </w:tr>
      <w:tr w:rsidR="00D70355" w14:paraId="00A4D356" w14:textId="77777777" w:rsidTr="00680777">
        <w:tc>
          <w:tcPr>
            <w:tcW w:w="4395" w:type="dxa"/>
            <w:vAlign w:val="center"/>
          </w:tcPr>
          <w:p w14:paraId="3BAA04D6" w14:textId="77777777" w:rsidR="00D70355" w:rsidRDefault="00D70355" w:rsidP="00680777">
            <w:r w:rsidRPr="002B3DDA">
              <w:t>Not CP</w:t>
            </w:r>
          </w:p>
        </w:tc>
        <w:tc>
          <w:tcPr>
            <w:tcW w:w="4508" w:type="dxa"/>
            <w:vAlign w:val="center"/>
          </w:tcPr>
          <w:p w14:paraId="04886C06" w14:textId="77777777" w:rsidR="00D70355" w:rsidRDefault="00D70355" w:rsidP="00680777">
            <w:r w:rsidRPr="002B3DDA">
              <w:t>1 (2.6)</w:t>
            </w:r>
          </w:p>
        </w:tc>
      </w:tr>
      <w:tr w:rsidR="00D70355" w14:paraId="338AFD10" w14:textId="77777777" w:rsidTr="00680777">
        <w:tc>
          <w:tcPr>
            <w:tcW w:w="4395" w:type="dxa"/>
            <w:vAlign w:val="center"/>
          </w:tcPr>
          <w:p w14:paraId="4E4C43B6" w14:textId="77777777" w:rsidR="00D70355" w:rsidRDefault="00D70355" w:rsidP="00680777">
            <w:r w:rsidRPr="002B3DDA">
              <w:rPr>
                <w:b/>
                <w:bCs/>
              </w:rPr>
              <w:t>Classification based on topographical distribution, n (%)</w:t>
            </w:r>
          </w:p>
        </w:tc>
        <w:tc>
          <w:tcPr>
            <w:tcW w:w="4508" w:type="dxa"/>
            <w:vAlign w:val="center"/>
          </w:tcPr>
          <w:p w14:paraId="5ECE832B" w14:textId="77777777" w:rsidR="00D70355" w:rsidRDefault="00D70355" w:rsidP="00680777"/>
        </w:tc>
      </w:tr>
      <w:tr w:rsidR="00D70355" w14:paraId="1AE50FE4" w14:textId="77777777" w:rsidTr="00680777">
        <w:tc>
          <w:tcPr>
            <w:tcW w:w="4395" w:type="dxa"/>
            <w:vAlign w:val="center"/>
          </w:tcPr>
          <w:p w14:paraId="761B0CA0" w14:textId="77777777" w:rsidR="00D70355" w:rsidRDefault="00D70355" w:rsidP="00680777">
            <w:r w:rsidRPr="002B3DDA">
              <w:t>Monoplegia</w:t>
            </w:r>
          </w:p>
        </w:tc>
        <w:tc>
          <w:tcPr>
            <w:tcW w:w="4508" w:type="dxa"/>
            <w:vAlign w:val="center"/>
          </w:tcPr>
          <w:p w14:paraId="06C050B6" w14:textId="77777777" w:rsidR="00D70355" w:rsidRDefault="00D70355" w:rsidP="00680777">
            <w:r w:rsidRPr="002B3DDA">
              <w:t>1 (2.6)</w:t>
            </w:r>
          </w:p>
        </w:tc>
      </w:tr>
      <w:tr w:rsidR="00D70355" w14:paraId="69777C99" w14:textId="77777777" w:rsidTr="00680777">
        <w:tc>
          <w:tcPr>
            <w:tcW w:w="4395" w:type="dxa"/>
            <w:vAlign w:val="center"/>
          </w:tcPr>
          <w:p w14:paraId="609F5307" w14:textId="77777777" w:rsidR="00D70355" w:rsidRDefault="00D70355" w:rsidP="00680777">
            <w:r w:rsidRPr="002B3DDA">
              <w:t>Diplegia</w:t>
            </w:r>
          </w:p>
        </w:tc>
        <w:tc>
          <w:tcPr>
            <w:tcW w:w="4508" w:type="dxa"/>
            <w:vAlign w:val="center"/>
          </w:tcPr>
          <w:p w14:paraId="5B410C08" w14:textId="77777777" w:rsidR="00D70355" w:rsidRDefault="00D70355" w:rsidP="00680777">
            <w:r w:rsidRPr="002B3DDA">
              <w:t>6 (15.8)</w:t>
            </w:r>
          </w:p>
        </w:tc>
      </w:tr>
      <w:tr w:rsidR="00D70355" w14:paraId="62C38510" w14:textId="77777777" w:rsidTr="00680777">
        <w:tc>
          <w:tcPr>
            <w:tcW w:w="4395" w:type="dxa"/>
            <w:vAlign w:val="center"/>
          </w:tcPr>
          <w:p w14:paraId="27F3F6CA" w14:textId="77777777" w:rsidR="00D70355" w:rsidRDefault="00D70355" w:rsidP="00680777">
            <w:r w:rsidRPr="002B3DDA">
              <w:t>Hemiplegia</w:t>
            </w:r>
          </w:p>
        </w:tc>
        <w:tc>
          <w:tcPr>
            <w:tcW w:w="4508" w:type="dxa"/>
            <w:vAlign w:val="center"/>
          </w:tcPr>
          <w:p w14:paraId="554F6ADD" w14:textId="77777777" w:rsidR="00D70355" w:rsidRDefault="00D70355" w:rsidP="00680777">
            <w:r w:rsidRPr="002B3DDA">
              <w:t>4 (10.5)</w:t>
            </w:r>
          </w:p>
        </w:tc>
      </w:tr>
      <w:tr w:rsidR="00D70355" w14:paraId="054D5BD6" w14:textId="77777777" w:rsidTr="00680777">
        <w:tc>
          <w:tcPr>
            <w:tcW w:w="4395" w:type="dxa"/>
            <w:vAlign w:val="center"/>
          </w:tcPr>
          <w:p w14:paraId="01D49C6B" w14:textId="77777777" w:rsidR="00D70355" w:rsidRDefault="00D70355" w:rsidP="00680777">
            <w:r w:rsidRPr="002B3DDA">
              <w:t>Quadriplegia</w:t>
            </w:r>
          </w:p>
        </w:tc>
        <w:tc>
          <w:tcPr>
            <w:tcW w:w="4508" w:type="dxa"/>
            <w:vAlign w:val="center"/>
          </w:tcPr>
          <w:p w14:paraId="54817409" w14:textId="77777777" w:rsidR="00D70355" w:rsidRDefault="00D70355" w:rsidP="00680777">
            <w:r w:rsidRPr="002B3DDA">
              <w:t>20 (52.6)</w:t>
            </w:r>
          </w:p>
        </w:tc>
      </w:tr>
      <w:tr w:rsidR="00D70355" w14:paraId="070A885C" w14:textId="77777777" w:rsidTr="00680777">
        <w:tc>
          <w:tcPr>
            <w:tcW w:w="4395" w:type="dxa"/>
            <w:vAlign w:val="center"/>
          </w:tcPr>
          <w:p w14:paraId="03C8CDB4" w14:textId="77777777" w:rsidR="00D70355" w:rsidRDefault="00D70355" w:rsidP="00680777">
            <w:r w:rsidRPr="002B3DDA">
              <w:t>Not spastic</w:t>
            </w:r>
          </w:p>
        </w:tc>
        <w:tc>
          <w:tcPr>
            <w:tcW w:w="4508" w:type="dxa"/>
            <w:vAlign w:val="center"/>
          </w:tcPr>
          <w:p w14:paraId="49882544" w14:textId="77777777" w:rsidR="00D70355" w:rsidRDefault="00D70355" w:rsidP="00680777">
            <w:r w:rsidRPr="002B3DDA">
              <w:t>7 (18.4)</w:t>
            </w:r>
          </w:p>
        </w:tc>
      </w:tr>
      <w:tr w:rsidR="00D70355" w14:paraId="3570CFFD" w14:textId="77777777" w:rsidTr="00680777">
        <w:tc>
          <w:tcPr>
            <w:tcW w:w="4395" w:type="dxa"/>
            <w:vAlign w:val="center"/>
          </w:tcPr>
          <w:p w14:paraId="3A1DDF0E" w14:textId="77777777" w:rsidR="00D70355" w:rsidRDefault="00D70355" w:rsidP="00680777">
            <w:r w:rsidRPr="002B3DDA">
              <w:rPr>
                <w:b/>
                <w:bCs/>
              </w:rPr>
              <w:t>Feeding difficulties, n (%)</w:t>
            </w:r>
          </w:p>
        </w:tc>
        <w:tc>
          <w:tcPr>
            <w:tcW w:w="4508" w:type="dxa"/>
            <w:vAlign w:val="center"/>
          </w:tcPr>
          <w:p w14:paraId="2702E751" w14:textId="77777777" w:rsidR="00D70355" w:rsidRDefault="00D70355" w:rsidP="00680777"/>
        </w:tc>
      </w:tr>
      <w:tr w:rsidR="00D70355" w14:paraId="0A4D633C" w14:textId="77777777" w:rsidTr="00680777">
        <w:tc>
          <w:tcPr>
            <w:tcW w:w="4395" w:type="dxa"/>
            <w:vAlign w:val="center"/>
          </w:tcPr>
          <w:p w14:paraId="43E7F447" w14:textId="77777777" w:rsidR="00D70355" w:rsidRDefault="00D70355" w:rsidP="00680777">
            <w:r w:rsidRPr="002B3DDA">
              <w:t>Dysphagia</w:t>
            </w:r>
          </w:p>
        </w:tc>
        <w:tc>
          <w:tcPr>
            <w:tcW w:w="4508" w:type="dxa"/>
            <w:vAlign w:val="center"/>
          </w:tcPr>
          <w:p w14:paraId="349319B1" w14:textId="77777777" w:rsidR="00D70355" w:rsidRDefault="00D70355" w:rsidP="00680777">
            <w:r w:rsidRPr="002B3DDA">
              <w:t>8 (21.1)</w:t>
            </w:r>
          </w:p>
        </w:tc>
      </w:tr>
      <w:tr w:rsidR="00D70355" w14:paraId="35A1C4D8" w14:textId="77777777" w:rsidTr="00680777">
        <w:tc>
          <w:tcPr>
            <w:tcW w:w="4395" w:type="dxa"/>
            <w:vAlign w:val="center"/>
          </w:tcPr>
          <w:p w14:paraId="55E4B6A8" w14:textId="77777777" w:rsidR="00D70355" w:rsidRDefault="00D70355" w:rsidP="00680777">
            <w:r w:rsidRPr="002B3DDA">
              <w:lastRenderedPageBreak/>
              <w:t>Normal</w:t>
            </w:r>
          </w:p>
        </w:tc>
        <w:tc>
          <w:tcPr>
            <w:tcW w:w="4508" w:type="dxa"/>
            <w:vAlign w:val="center"/>
          </w:tcPr>
          <w:p w14:paraId="42403E45" w14:textId="77777777" w:rsidR="00D70355" w:rsidRDefault="00D70355" w:rsidP="00680777">
            <w:r w:rsidRPr="002B3DDA">
              <w:t>29 (76.3)</w:t>
            </w:r>
          </w:p>
        </w:tc>
      </w:tr>
      <w:tr w:rsidR="00D70355" w14:paraId="3FE553D9" w14:textId="77777777" w:rsidTr="00680777">
        <w:tc>
          <w:tcPr>
            <w:tcW w:w="4395" w:type="dxa"/>
            <w:vAlign w:val="center"/>
          </w:tcPr>
          <w:p w14:paraId="1A095BE7" w14:textId="77777777" w:rsidR="00D70355" w:rsidRDefault="00D70355" w:rsidP="00680777">
            <w:r w:rsidRPr="002B3DDA">
              <w:t>Not CP</w:t>
            </w:r>
          </w:p>
        </w:tc>
        <w:tc>
          <w:tcPr>
            <w:tcW w:w="4508" w:type="dxa"/>
            <w:vAlign w:val="center"/>
          </w:tcPr>
          <w:p w14:paraId="741760B1" w14:textId="77777777" w:rsidR="00D70355" w:rsidRDefault="00D70355" w:rsidP="00680777">
            <w:r w:rsidRPr="002B3DDA">
              <w:t>1 (2.6)</w:t>
            </w:r>
          </w:p>
        </w:tc>
      </w:tr>
    </w:tbl>
    <w:p w14:paraId="0AEEE946" w14:textId="60F41848" w:rsidR="00FC32D5" w:rsidRPr="00411A9E" w:rsidRDefault="00FC32D5" w:rsidP="00FC32D5">
      <w:pPr>
        <w:spacing w:line="240" w:lineRule="auto"/>
        <w:rPr>
          <w:lang w:val="en-US"/>
        </w:rPr>
      </w:pPr>
      <w:r w:rsidRPr="00FC32D5">
        <w:rPr>
          <w:lang w:val="uz-Cyrl"/>
        </w:rPr>
        <w:t>CP: Cerebral palsy</w:t>
      </w:r>
    </w:p>
    <w:p w14:paraId="3C9C7C53" w14:textId="0392D4F3" w:rsidR="00B16A48" w:rsidRPr="00260B10" w:rsidRDefault="00FC32D5" w:rsidP="00260B10">
      <w:pPr>
        <w:spacing w:line="240" w:lineRule="auto"/>
        <w:jc w:val="both"/>
        <w:rPr>
          <w:lang w:val="en-US"/>
        </w:rPr>
      </w:pPr>
      <w:r w:rsidRPr="00FC32D5">
        <w:rPr>
          <w:lang w:val="uz-Cyrl"/>
        </w:rPr>
        <w:t>In the evaluation of gross motor function using the Gross Motor Function Classification System (GMFCS), all 8 participants were classified as having severe impairments, corresponding to levels IV and V. Similarly, all participants were categorized at levels III to V on the Eating and Drinking Ability Classification System (EDACS), indicating an increased risk of aspiration. Statistical analysis (</w:t>
      </w:r>
      <w:r w:rsidR="00331D68">
        <w:rPr>
          <w:lang w:val="en-US"/>
        </w:rPr>
        <w:t>T</w:t>
      </w:r>
      <w:r w:rsidRPr="00FC32D5">
        <w:rPr>
          <w:lang w:val="uz-Cyrl"/>
        </w:rPr>
        <w:t>able 2) indicated no significant correlation between GMFCS and EDACS classifications and relative laryngeal movement (</w:t>
      </w:r>
      <w:r w:rsidR="00B94BEA" w:rsidRPr="00B94BEA">
        <w:rPr>
          <w:lang w:val="uz-Cyrl"/>
        </w:rPr>
        <w:t>p &gt; 0.05</w:t>
      </w:r>
      <w:r w:rsidRPr="00FC32D5">
        <w:rPr>
          <w:lang w:val="uz-Cyrl"/>
        </w:rPr>
        <w:t>). However, this study highlights that children with dysphagia are primarily classified within the severe categories of both GMFCS and EDACS.</w:t>
      </w:r>
    </w:p>
    <w:p w14:paraId="56CF3E95" w14:textId="01CD50AC" w:rsidR="00FC32D5" w:rsidRPr="00FC32D5" w:rsidRDefault="00D70355" w:rsidP="00FC32D5">
      <w:pPr>
        <w:spacing w:line="240" w:lineRule="auto"/>
        <w:rPr>
          <w:lang w:val="en-US"/>
        </w:rPr>
      </w:pPr>
      <w:r w:rsidRPr="00D70355">
        <w:t>Table 2. Correlation of GMFCS and EDACS with Relative Laryngeal Movement (n = 8)</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70355" w14:paraId="4DD40505" w14:textId="77777777" w:rsidTr="00680777">
        <w:tc>
          <w:tcPr>
            <w:tcW w:w="3005" w:type="dxa"/>
            <w:tcBorders>
              <w:top w:val="single" w:sz="4" w:space="0" w:color="auto"/>
              <w:bottom w:val="single" w:sz="4" w:space="0" w:color="auto"/>
            </w:tcBorders>
            <w:vAlign w:val="center"/>
          </w:tcPr>
          <w:p w14:paraId="1624661E" w14:textId="77777777" w:rsidR="00D70355" w:rsidRDefault="00D70355" w:rsidP="00680777">
            <w:r w:rsidRPr="003F4DCA">
              <w:rPr>
                <w:b/>
                <w:bCs/>
              </w:rPr>
              <w:t>Variable</w:t>
            </w:r>
          </w:p>
        </w:tc>
        <w:tc>
          <w:tcPr>
            <w:tcW w:w="3005" w:type="dxa"/>
            <w:tcBorders>
              <w:top w:val="single" w:sz="4" w:space="0" w:color="auto"/>
              <w:bottom w:val="single" w:sz="4" w:space="0" w:color="auto"/>
            </w:tcBorders>
            <w:vAlign w:val="center"/>
          </w:tcPr>
          <w:p w14:paraId="0D6E4972" w14:textId="77777777" w:rsidR="00D70355" w:rsidRDefault="00D70355" w:rsidP="00680777">
            <w:r w:rsidRPr="003F4DCA">
              <w:rPr>
                <w:b/>
                <w:bCs/>
              </w:rPr>
              <w:t>Correlation coefficient (r)</w:t>
            </w:r>
          </w:p>
        </w:tc>
        <w:tc>
          <w:tcPr>
            <w:tcW w:w="3006" w:type="dxa"/>
            <w:tcBorders>
              <w:top w:val="single" w:sz="4" w:space="0" w:color="auto"/>
              <w:bottom w:val="single" w:sz="4" w:space="0" w:color="auto"/>
            </w:tcBorders>
            <w:vAlign w:val="center"/>
          </w:tcPr>
          <w:p w14:paraId="5B0444E6" w14:textId="77777777" w:rsidR="00D70355" w:rsidRDefault="00D70355" w:rsidP="00680777">
            <w:r w:rsidRPr="003F4DCA">
              <w:rPr>
                <w:b/>
                <w:bCs/>
              </w:rPr>
              <w:t>p-value</w:t>
            </w:r>
          </w:p>
        </w:tc>
      </w:tr>
      <w:tr w:rsidR="00D70355" w14:paraId="2E942450" w14:textId="77777777" w:rsidTr="00680777">
        <w:tc>
          <w:tcPr>
            <w:tcW w:w="3005" w:type="dxa"/>
            <w:tcBorders>
              <w:top w:val="single" w:sz="4" w:space="0" w:color="auto"/>
            </w:tcBorders>
            <w:vAlign w:val="center"/>
          </w:tcPr>
          <w:p w14:paraId="59D16602" w14:textId="77777777" w:rsidR="00D70355" w:rsidRDefault="00D70355" w:rsidP="00680777">
            <w:r w:rsidRPr="003F4DCA">
              <w:t>GMFCS</w:t>
            </w:r>
          </w:p>
        </w:tc>
        <w:tc>
          <w:tcPr>
            <w:tcW w:w="3005" w:type="dxa"/>
            <w:tcBorders>
              <w:top w:val="single" w:sz="4" w:space="0" w:color="auto"/>
            </w:tcBorders>
            <w:vAlign w:val="center"/>
          </w:tcPr>
          <w:p w14:paraId="514348B8" w14:textId="77777777" w:rsidR="00D70355" w:rsidRDefault="00D70355" w:rsidP="00680777">
            <w:r w:rsidRPr="003F4DCA">
              <w:t>-0.216</w:t>
            </w:r>
          </w:p>
        </w:tc>
        <w:tc>
          <w:tcPr>
            <w:tcW w:w="3006" w:type="dxa"/>
            <w:tcBorders>
              <w:top w:val="single" w:sz="4" w:space="0" w:color="auto"/>
            </w:tcBorders>
            <w:vAlign w:val="center"/>
          </w:tcPr>
          <w:p w14:paraId="1D49AD90" w14:textId="77777777" w:rsidR="00D70355" w:rsidRDefault="00D70355" w:rsidP="00680777">
            <w:r w:rsidRPr="003F4DCA">
              <w:t>&gt; 0.05</w:t>
            </w:r>
          </w:p>
        </w:tc>
      </w:tr>
      <w:tr w:rsidR="00D70355" w14:paraId="663BE407" w14:textId="77777777" w:rsidTr="00680777">
        <w:tc>
          <w:tcPr>
            <w:tcW w:w="3005" w:type="dxa"/>
            <w:vAlign w:val="center"/>
          </w:tcPr>
          <w:p w14:paraId="0441D0FB" w14:textId="77777777" w:rsidR="00D70355" w:rsidRDefault="00D70355" w:rsidP="00680777">
            <w:r w:rsidRPr="003F4DCA">
              <w:t>EDACS</w:t>
            </w:r>
          </w:p>
        </w:tc>
        <w:tc>
          <w:tcPr>
            <w:tcW w:w="3005" w:type="dxa"/>
            <w:vAlign w:val="center"/>
          </w:tcPr>
          <w:p w14:paraId="6BFADE56" w14:textId="77777777" w:rsidR="00D70355" w:rsidRDefault="00D70355" w:rsidP="00680777">
            <w:r w:rsidRPr="003F4DCA">
              <w:t>-0.432</w:t>
            </w:r>
          </w:p>
        </w:tc>
        <w:tc>
          <w:tcPr>
            <w:tcW w:w="3006" w:type="dxa"/>
            <w:vAlign w:val="center"/>
          </w:tcPr>
          <w:p w14:paraId="12306914" w14:textId="77777777" w:rsidR="00D70355" w:rsidRDefault="00D70355" w:rsidP="00680777">
            <w:r w:rsidRPr="003F4DCA">
              <w:t>&gt; 0.05</w:t>
            </w:r>
          </w:p>
        </w:tc>
      </w:tr>
    </w:tbl>
    <w:p w14:paraId="3C2D5CE4" w14:textId="31A834A6" w:rsidR="00042604" w:rsidRPr="00D70355" w:rsidRDefault="00D70355" w:rsidP="00A44CF4">
      <w:pPr>
        <w:spacing w:line="240" w:lineRule="auto"/>
        <w:rPr>
          <w:lang w:val="en-US"/>
        </w:rPr>
      </w:pPr>
      <w:r w:rsidRPr="00D70355">
        <w:t>Abbreviations:</w:t>
      </w:r>
      <w:r w:rsidRPr="00D70355">
        <w:br/>
        <w:t>GMFCS = Gross Motor Function Classification System</w:t>
      </w:r>
      <w:r w:rsidRPr="00D70355">
        <w:br/>
        <w:t>EDACS = Eating and Drinking Ability Classification System</w:t>
      </w:r>
    </w:p>
    <w:p w14:paraId="120C6C66" w14:textId="77777777" w:rsidR="006D3F6C" w:rsidRDefault="006D3F6C" w:rsidP="00A44CF4">
      <w:pPr>
        <w:spacing w:line="240" w:lineRule="auto"/>
        <w:rPr>
          <w:b/>
          <w:bCs/>
        </w:rPr>
      </w:pPr>
    </w:p>
    <w:p w14:paraId="08B25794" w14:textId="191D3F27" w:rsidR="003B25AD" w:rsidRDefault="00EA46B7" w:rsidP="00A44CF4">
      <w:pPr>
        <w:spacing w:line="240" w:lineRule="auto"/>
        <w:rPr>
          <w:b/>
          <w:bCs/>
        </w:rPr>
      </w:pPr>
      <w:r w:rsidRPr="00EB6F10">
        <w:rPr>
          <w:b/>
          <w:bCs/>
        </w:rPr>
        <w:t>Discussion</w:t>
      </w:r>
    </w:p>
    <w:p w14:paraId="186D0E3D" w14:textId="77777777" w:rsidR="00133B8B" w:rsidRDefault="00133B8B" w:rsidP="00133B8B">
      <w:pPr>
        <w:spacing w:line="240" w:lineRule="auto"/>
        <w:jc w:val="both"/>
      </w:pPr>
      <w:r w:rsidRPr="00133B8B">
        <w:t xml:space="preserve">This study contributes to the limited body of evidence on the use of ultrasonography in </w:t>
      </w:r>
      <w:proofErr w:type="spellStart"/>
      <w:r w:rsidRPr="00133B8B">
        <w:t>pediatric</w:t>
      </w:r>
      <w:proofErr w:type="spellEnd"/>
      <w:r w:rsidRPr="00133B8B">
        <w:t xml:space="preserve"> dysphagia, particularly in children with cerebral palsy. Unlike conventional diagnostic modalities, ultrasonography offers a non-invasive, radiation-free, and relatively accessible approach, making it particularly suitable for use in children and in low-resource healthcare settings. The findings of this study support its feasibility as an adjunctive tool in clinical practice.</w:t>
      </w:r>
    </w:p>
    <w:p w14:paraId="55124BEC" w14:textId="697AC9CF" w:rsidR="00B16A48" w:rsidRPr="00133B8B" w:rsidRDefault="00B16A48" w:rsidP="00B16A48">
      <w:pPr>
        <w:spacing w:line="240" w:lineRule="auto"/>
        <w:rPr>
          <w:lang w:val="en-US"/>
        </w:rPr>
      </w:pPr>
      <w:r w:rsidRPr="00A72FDA">
        <w:t>These findings suggest that reduced laryngeal movement is commonly observed among children with dysphagia and severe motor impairment, supporting the clinical relevance of ultrasonographic assessment in this population.</w:t>
      </w:r>
    </w:p>
    <w:p w14:paraId="2AC809D0" w14:textId="77777777" w:rsidR="00133B8B" w:rsidRPr="00133B8B" w:rsidRDefault="00133B8B" w:rsidP="00133B8B">
      <w:pPr>
        <w:spacing w:line="240" w:lineRule="auto"/>
        <w:jc w:val="both"/>
      </w:pPr>
      <w:r w:rsidRPr="00133B8B">
        <w:t>Cerebral palsy (CP) remains a major cause of disability in childhood, with the spastic subtype accounting for the majority of cases.¹² In the present study, feeding and swallowing difficulties were identified in a subset of children with CP, particularly those with more severe motor impairments. This finding is consistent with previous studies reporting that children with spastic quadriplegia or extensive motor involvement frequently experience prolonged and difficult mealtimes, as well as significant swallowing dysfunction.¹² The Oxford Feeding Study further supports this observation, demonstrating that children with more severe motor involvement are at a higher risk of dysphagia.¹³</w:t>
      </w:r>
    </w:p>
    <w:p w14:paraId="572D2742" w14:textId="77777777" w:rsidR="00133B8B" w:rsidRPr="00133B8B" w:rsidRDefault="00133B8B" w:rsidP="00133B8B">
      <w:pPr>
        <w:spacing w:line="240" w:lineRule="auto"/>
        <w:jc w:val="both"/>
      </w:pPr>
      <w:r w:rsidRPr="00133B8B">
        <w:t xml:space="preserve">Similarly, Katherine et al. reported that approximately 70% of children with hemiplegia or diplegia exhibited dysphagia, with lower Gross Motor Function Measure (GMFM) scores observed among those with feeding difficulties.¹³ These findings align with the results of the present study, where all participants identified with dysphagia were classified within more </w:t>
      </w:r>
      <w:r w:rsidRPr="00133B8B">
        <w:lastRenderedPageBreak/>
        <w:t>severe functional categories. This reinforces the role of motor impairment severity as a key determinant of swallowing dysfunction in children with CP.</w:t>
      </w:r>
    </w:p>
    <w:p w14:paraId="7A47FFBE" w14:textId="77777777" w:rsidR="00133B8B" w:rsidRPr="00133B8B" w:rsidRDefault="00133B8B" w:rsidP="00133B8B">
      <w:pPr>
        <w:spacing w:line="240" w:lineRule="auto"/>
        <w:jc w:val="both"/>
      </w:pPr>
      <w:r w:rsidRPr="00133B8B">
        <w:t xml:space="preserve">Children with dysphagia are known to be at increased risk of aspiration and subsequent respiratory complications. In addition, oral motor dysfunction—such as poor lip control, inadequate tongue coordination, excessive tongue thrusting, and reduced sucking ability—is frequently observed in this population.¹² These impairments may contribute to inadequate nutritional intake, ultimately leading to malnutrition and impaired growth and development.¹⁴,¹⁵ The identification of these clinical features in the present study further highlights the importance of early recognition and appropriate management of dysphagia in </w:t>
      </w:r>
      <w:proofErr w:type="spellStart"/>
      <w:r w:rsidRPr="00133B8B">
        <w:t>pediatric</w:t>
      </w:r>
      <w:proofErr w:type="spellEnd"/>
      <w:r w:rsidRPr="00133B8B">
        <w:t xml:space="preserve"> patients with CP.</w:t>
      </w:r>
    </w:p>
    <w:p w14:paraId="372B0406" w14:textId="77777777" w:rsidR="00133B8B" w:rsidRPr="00133B8B" w:rsidRDefault="00133B8B" w:rsidP="00133B8B">
      <w:pPr>
        <w:spacing w:line="240" w:lineRule="auto"/>
        <w:jc w:val="both"/>
      </w:pPr>
      <w:r w:rsidRPr="00133B8B">
        <w:t xml:space="preserve">The diagnosis of dysphagia in children with CP requires a comprehensive and multidimensional approach that integrates clinical evaluation with objective assessment methods.¹⁰,¹² In this study, initial screening was conducted through detailed medical history and physical examination, including assessment of </w:t>
      </w:r>
      <w:proofErr w:type="spellStart"/>
      <w:r w:rsidRPr="00133B8B">
        <w:t>oromotor</w:t>
      </w:r>
      <w:proofErr w:type="spellEnd"/>
      <w:r w:rsidRPr="00133B8B">
        <w:t xml:space="preserve"> function and respiratory status. These approaches are consistent with current clinical practices for identifying children at risk of swallowing disorders.¹⁰</w:t>
      </w:r>
    </w:p>
    <w:p w14:paraId="08463885" w14:textId="77777777" w:rsidR="00133B8B" w:rsidRPr="00133B8B" w:rsidRDefault="00133B8B" w:rsidP="00133B8B">
      <w:pPr>
        <w:spacing w:line="240" w:lineRule="auto"/>
        <w:jc w:val="both"/>
      </w:pPr>
      <w:r w:rsidRPr="00133B8B">
        <w:t>Furthermore, standardized classification systems such as the Gross Motor Function Classification System (GMFCS), Manual Ability Classification System (MACS), Communication Function Classification System (CFCS), and Eating and Drinking Ability Classification System (EDACS) are widely used to evaluate functional status in children with CP.¹⁶ These tools provide a structured framework for assessing motor, communication, and feeding abilities, and are particularly useful in identifying individuals at higher risk of dysphagia. In the present study, children with feeding difficulties were predominantly classified within higher severity levels, further supporting the association between functional impairment and swallowing dysfunction.</w:t>
      </w:r>
    </w:p>
    <w:p w14:paraId="08F2EDBB" w14:textId="77777777" w:rsidR="00133B8B" w:rsidRPr="00133B8B" w:rsidRDefault="00133B8B" w:rsidP="00133B8B">
      <w:pPr>
        <w:spacing w:line="240" w:lineRule="auto"/>
        <w:jc w:val="both"/>
      </w:pPr>
      <w:r w:rsidRPr="00133B8B">
        <w:t xml:space="preserve">Importantly, the use of ultrasonography in this study provided additional insight into swallowing function in children with CP. As a non-invasive, radiation-free, and relatively accessible modality, ultrasonography offers a practical alternative for assessing swallowing dynamics, particularly in </w:t>
      </w:r>
      <w:proofErr w:type="spellStart"/>
      <w:r w:rsidRPr="00133B8B">
        <w:t>pediatric</w:t>
      </w:r>
      <w:proofErr w:type="spellEnd"/>
      <w:r w:rsidRPr="00133B8B">
        <w:t xml:space="preserve"> populations. Its portability and feasibility make it especially valuable in settings where gold standard assessments such as </w:t>
      </w:r>
      <w:proofErr w:type="spellStart"/>
      <w:r w:rsidRPr="00133B8B">
        <w:t>videofluoroscopic</w:t>
      </w:r>
      <w:proofErr w:type="spellEnd"/>
      <w:r w:rsidRPr="00133B8B">
        <w:t xml:space="preserve"> swallowing study (VFSS) and </w:t>
      </w:r>
      <w:proofErr w:type="spellStart"/>
      <w:r w:rsidRPr="00133B8B">
        <w:t>fiberoptic</w:t>
      </w:r>
      <w:proofErr w:type="spellEnd"/>
      <w:r w:rsidRPr="00133B8B">
        <w:t xml:space="preserve"> endoscopic evaluation of swallowing (FEES) are not readily available.</w:t>
      </w:r>
    </w:p>
    <w:p w14:paraId="6A96E73D" w14:textId="77777777" w:rsidR="00133B8B" w:rsidRPr="00133B8B" w:rsidRDefault="00133B8B" w:rsidP="00133B8B">
      <w:pPr>
        <w:spacing w:line="240" w:lineRule="auto"/>
        <w:jc w:val="both"/>
      </w:pPr>
      <w:r w:rsidRPr="00133B8B">
        <w:t>From a clinical perspective, the implementation of ultrasonography may facilitate early identification and monitoring of swallowing dysfunction, thereby enabling timely intervention and reducing the risk of complications such as aspiration and malnutrition. This is particularly relevant in low-resource settings, where access to advanced diagnostic modalities is limited.</w:t>
      </w:r>
    </w:p>
    <w:p w14:paraId="3A31F3DD" w14:textId="77777777" w:rsidR="00133B8B" w:rsidRPr="00133B8B" w:rsidRDefault="00133B8B" w:rsidP="00133B8B">
      <w:pPr>
        <w:spacing w:line="240" w:lineRule="auto"/>
        <w:jc w:val="both"/>
      </w:pPr>
      <w:r w:rsidRPr="00133B8B">
        <w:t>However, several limitations should be acknowledged. The relatively small sample size, particularly in the subgroup undergoing ultrasonographic evaluation, may limit the generalizability of the findings. In addition, the absence of direct comparison with established gold standard methods such as VFSS or FEES restricts the ability to determine the diagnostic accuracy of ultrasonography. Variability in patient cooperation and operator dependency during ultrasonographic assessment may also influence the results. Therefore, the findings should be interpreted within the context of a preliminary feasibility study rather than a definitive diagnostic validation.</w:t>
      </w:r>
    </w:p>
    <w:p w14:paraId="296543EC" w14:textId="77777777" w:rsidR="00133B8B" w:rsidRPr="00133B8B" w:rsidRDefault="00133B8B" w:rsidP="00133B8B">
      <w:pPr>
        <w:spacing w:line="240" w:lineRule="auto"/>
        <w:jc w:val="both"/>
      </w:pPr>
      <w:r w:rsidRPr="00133B8B">
        <w:lastRenderedPageBreak/>
        <w:t xml:space="preserve">Future studies with larger sample sizes, longer follow-up periods, and comparative designs incorporating standard diagnostic modalities are needed to further validate the role of ultrasonography in assessing dysphagia in children with CP. Additionally, exploring the integration of ultrasonography into routine clinical protocols may provide further insight into its practical utility in </w:t>
      </w:r>
      <w:proofErr w:type="spellStart"/>
      <w:r w:rsidRPr="00133B8B">
        <w:t>pediatric</w:t>
      </w:r>
      <w:proofErr w:type="spellEnd"/>
      <w:r w:rsidRPr="00133B8B">
        <w:t xml:space="preserve"> healthcare settings.</w:t>
      </w:r>
    </w:p>
    <w:p w14:paraId="5F25B6BF" w14:textId="77777777" w:rsidR="004E261A" w:rsidRPr="00EB6F10" w:rsidRDefault="004E261A" w:rsidP="00A44CF4">
      <w:pPr>
        <w:spacing w:line="240" w:lineRule="auto"/>
        <w:jc w:val="both"/>
      </w:pPr>
    </w:p>
    <w:p w14:paraId="2D225CDB" w14:textId="77777777" w:rsidR="00EA46B7" w:rsidRPr="00EB6F10" w:rsidRDefault="00EA46B7" w:rsidP="00A44CF4">
      <w:pPr>
        <w:spacing w:line="240" w:lineRule="auto"/>
        <w:jc w:val="both"/>
      </w:pPr>
      <w:r w:rsidRPr="00EB6F10">
        <w:rPr>
          <w:b/>
          <w:bCs/>
        </w:rPr>
        <w:t>Conclusion</w:t>
      </w:r>
    </w:p>
    <w:p w14:paraId="222CAB5C" w14:textId="5FB7AAB3" w:rsidR="00F67C49" w:rsidRDefault="00F67C49" w:rsidP="00A44CF4">
      <w:pPr>
        <w:spacing w:line="240" w:lineRule="auto"/>
        <w:jc w:val="both"/>
      </w:pPr>
      <w:r w:rsidRPr="00F67C49">
        <w:t xml:space="preserve">Ultrasonography represents a feasible, safe, and non-invasive modality for assessing dysphagia in children with cerebral palsy. Its practicality and accessibility make it a promising alternative, particularly in </w:t>
      </w:r>
      <w:proofErr w:type="spellStart"/>
      <w:r w:rsidRPr="00F67C49">
        <w:t>pediatric</w:t>
      </w:r>
      <w:proofErr w:type="spellEnd"/>
      <w:r w:rsidRPr="00F67C49">
        <w:t xml:space="preserve"> and resource-limited settings. Nevertheless, further studies incorporating larger sample sizes and comparative diagnostic methods are required to establish its accuracy and broader clinical applicability.</w:t>
      </w:r>
      <w:r w:rsidR="008954FE" w:rsidRPr="008954FE">
        <w:t xml:space="preserve"> This study provides preliminary evidence supporting the feasibility of ultrasonography in </w:t>
      </w:r>
      <w:proofErr w:type="spellStart"/>
      <w:r w:rsidR="008954FE" w:rsidRPr="008954FE">
        <w:t>pediatric</w:t>
      </w:r>
      <w:proofErr w:type="spellEnd"/>
      <w:r w:rsidR="008954FE" w:rsidRPr="008954FE">
        <w:t xml:space="preserve"> dysphagia assessment.</w:t>
      </w:r>
    </w:p>
    <w:p w14:paraId="3728A980" w14:textId="5CF445F5" w:rsidR="00B84BAC" w:rsidRPr="00EB6F10" w:rsidRDefault="00B84BAC" w:rsidP="00A44CF4">
      <w:pPr>
        <w:spacing w:line="240" w:lineRule="auto"/>
        <w:jc w:val="both"/>
        <w:rPr>
          <w:b/>
          <w:bCs/>
        </w:rPr>
      </w:pPr>
      <w:r w:rsidRPr="00EB6F10">
        <w:rPr>
          <w:b/>
          <w:bCs/>
        </w:rPr>
        <w:t>References</w:t>
      </w:r>
    </w:p>
    <w:p w14:paraId="706A4E7B"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Schepers F v., van Hulst K, Spek B, Erasmus CE, van den Engel-Hoek L. Dysphagia limit in children with cerebral palsy aged 4 to 12 years. Dev Med Child Neurol. 2022;64(2):253–8. doi:10.1111/dmcn.15031 </w:t>
      </w:r>
    </w:p>
    <w:p w14:paraId="3951C1BD"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McIntyre S, Goldsmith S, Webb A, Ehlinger V, Hollung SJ, McConnell K, et al. Global prevalence of cerebral palsy: A systematic analysis. Dev Med Child Neurol. 2022;64(12):1494–506. doi:10.1111/dmcn.15346 </w:t>
      </w:r>
    </w:p>
    <w:p w14:paraId="10824FA6"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Lidbeck</w:t>
      </w:r>
      <w:proofErr w:type="spellEnd"/>
      <w:r w:rsidRPr="00B6338C">
        <w:rPr>
          <w:rFonts w:ascii="Times New Roman" w:hAnsi="Times New Roman" w:cs="Times New Roman"/>
          <w:color w:val="000000"/>
        </w:rPr>
        <w:t xml:space="preserve"> C, </w:t>
      </w:r>
      <w:proofErr w:type="spellStart"/>
      <w:r w:rsidRPr="00B6338C">
        <w:rPr>
          <w:rFonts w:ascii="Times New Roman" w:hAnsi="Times New Roman" w:cs="Times New Roman"/>
          <w:color w:val="000000"/>
        </w:rPr>
        <w:t>Häbel</w:t>
      </w:r>
      <w:proofErr w:type="spellEnd"/>
      <w:r w:rsidRPr="00B6338C">
        <w:rPr>
          <w:rFonts w:ascii="Times New Roman" w:hAnsi="Times New Roman" w:cs="Times New Roman"/>
          <w:color w:val="000000"/>
        </w:rPr>
        <w:t xml:space="preserve"> H, Martinsson C, Pettersson K, </w:t>
      </w:r>
      <w:proofErr w:type="spellStart"/>
      <w:r w:rsidRPr="00B6338C">
        <w:rPr>
          <w:rFonts w:ascii="Times New Roman" w:hAnsi="Times New Roman" w:cs="Times New Roman"/>
          <w:color w:val="000000"/>
        </w:rPr>
        <w:t>Löwing</w:t>
      </w:r>
      <w:proofErr w:type="spellEnd"/>
      <w:r w:rsidRPr="00B6338C">
        <w:rPr>
          <w:rFonts w:ascii="Times New Roman" w:hAnsi="Times New Roman" w:cs="Times New Roman"/>
          <w:color w:val="000000"/>
        </w:rPr>
        <w:t xml:space="preserve"> K. Motor development in children with cerebral palsy in Sweden: A population-based longitudinal register study. Children (Basel). 2023;10(12):1864. doi:10.3390/children10121864 </w:t>
      </w:r>
    </w:p>
    <w:p w14:paraId="72363A90"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Mouilly</w:t>
      </w:r>
      <w:proofErr w:type="spellEnd"/>
      <w:r w:rsidRPr="00B6338C">
        <w:rPr>
          <w:rFonts w:ascii="Times New Roman" w:hAnsi="Times New Roman" w:cs="Times New Roman"/>
          <w:color w:val="000000"/>
        </w:rPr>
        <w:t xml:space="preserve"> M, El </w:t>
      </w:r>
      <w:proofErr w:type="spellStart"/>
      <w:r w:rsidRPr="00B6338C">
        <w:rPr>
          <w:rFonts w:ascii="Times New Roman" w:hAnsi="Times New Roman" w:cs="Times New Roman"/>
          <w:color w:val="000000"/>
        </w:rPr>
        <w:t>Midaoui</w:t>
      </w:r>
      <w:proofErr w:type="spellEnd"/>
      <w:r w:rsidRPr="00B6338C">
        <w:rPr>
          <w:rFonts w:ascii="Times New Roman" w:hAnsi="Times New Roman" w:cs="Times New Roman"/>
          <w:color w:val="000000"/>
        </w:rPr>
        <w:t xml:space="preserve"> A, El </w:t>
      </w:r>
      <w:proofErr w:type="spellStart"/>
      <w:r w:rsidRPr="00B6338C">
        <w:rPr>
          <w:rFonts w:ascii="Times New Roman" w:hAnsi="Times New Roman" w:cs="Times New Roman"/>
          <w:color w:val="000000"/>
        </w:rPr>
        <w:t>Hessni</w:t>
      </w:r>
      <w:proofErr w:type="spellEnd"/>
      <w:r w:rsidRPr="00B6338C">
        <w:rPr>
          <w:rFonts w:ascii="Times New Roman" w:hAnsi="Times New Roman" w:cs="Times New Roman"/>
          <w:color w:val="000000"/>
        </w:rPr>
        <w:t xml:space="preserve"> A. The effects of swallowing disorders and oral malformations on nutritional status in children with cerebral palsy. Nutrients. 2022;14(17):3658. doi:10.3390/nu14173658 </w:t>
      </w:r>
    </w:p>
    <w:p w14:paraId="2571AD69"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Vameghi</w:t>
      </w:r>
      <w:proofErr w:type="spellEnd"/>
      <w:r w:rsidRPr="00B6338C">
        <w:rPr>
          <w:rFonts w:ascii="Times New Roman" w:hAnsi="Times New Roman" w:cs="Times New Roman"/>
          <w:color w:val="000000"/>
        </w:rPr>
        <w:t xml:space="preserve"> R, </w:t>
      </w:r>
      <w:proofErr w:type="spellStart"/>
      <w:r w:rsidRPr="00B6338C">
        <w:rPr>
          <w:rFonts w:ascii="Times New Roman" w:hAnsi="Times New Roman" w:cs="Times New Roman"/>
          <w:color w:val="000000"/>
        </w:rPr>
        <w:t>Rassafiani</w:t>
      </w:r>
      <w:proofErr w:type="spellEnd"/>
      <w:r w:rsidRPr="00B6338C">
        <w:rPr>
          <w:rFonts w:ascii="Times New Roman" w:hAnsi="Times New Roman" w:cs="Times New Roman"/>
          <w:color w:val="000000"/>
        </w:rPr>
        <w:t xml:space="preserve"> M, </w:t>
      </w:r>
      <w:proofErr w:type="spellStart"/>
      <w:r w:rsidRPr="00B6338C">
        <w:rPr>
          <w:rFonts w:ascii="Times New Roman" w:hAnsi="Times New Roman" w:cs="Times New Roman"/>
          <w:color w:val="000000"/>
        </w:rPr>
        <w:t>Akbarfahimi</w:t>
      </w:r>
      <w:proofErr w:type="spellEnd"/>
      <w:r w:rsidRPr="00B6338C">
        <w:rPr>
          <w:rFonts w:ascii="Times New Roman" w:hAnsi="Times New Roman" w:cs="Times New Roman"/>
          <w:color w:val="000000"/>
        </w:rPr>
        <w:t xml:space="preserve"> N. Cerebral palsy: Motor types, gross motor function and associated disorders. Iran </w:t>
      </w:r>
      <w:proofErr w:type="spellStart"/>
      <w:r w:rsidRPr="00B6338C">
        <w:rPr>
          <w:rFonts w:ascii="Times New Roman" w:hAnsi="Times New Roman" w:cs="Times New Roman"/>
          <w:color w:val="000000"/>
        </w:rPr>
        <w:t>Rehabil</w:t>
      </w:r>
      <w:proofErr w:type="spellEnd"/>
      <w:r w:rsidRPr="00B6338C">
        <w:rPr>
          <w:rFonts w:ascii="Times New Roman" w:hAnsi="Times New Roman" w:cs="Times New Roman"/>
          <w:color w:val="000000"/>
        </w:rPr>
        <w:t xml:space="preserve"> J. 2011;9:–. </w:t>
      </w:r>
    </w:p>
    <w:p w14:paraId="15CCAC54"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Mushta</w:t>
      </w:r>
      <w:proofErr w:type="spellEnd"/>
      <w:r w:rsidRPr="00B6338C">
        <w:rPr>
          <w:rFonts w:ascii="Times New Roman" w:hAnsi="Times New Roman" w:cs="Times New Roman"/>
          <w:color w:val="000000"/>
        </w:rPr>
        <w:t xml:space="preserve"> SM, King C, Goldsmith S, Smithers-Sheedy H, </w:t>
      </w:r>
      <w:proofErr w:type="spellStart"/>
      <w:r w:rsidRPr="00B6338C">
        <w:rPr>
          <w:rFonts w:ascii="Times New Roman" w:hAnsi="Times New Roman" w:cs="Times New Roman"/>
          <w:color w:val="000000"/>
        </w:rPr>
        <w:t>Badahdah</w:t>
      </w:r>
      <w:proofErr w:type="spellEnd"/>
      <w:r w:rsidRPr="00B6338C">
        <w:rPr>
          <w:rFonts w:ascii="Times New Roman" w:hAnsi="Times New Roman" w:cs="Times New Roman"/>
          <w:color w:val="000000"/>
        </w:rPr>
        <w:t xml:space="preserve"> AM, Rashid H, et al. Epidemiology of cerebral palsy among children and adolescents in Arabic-speaking countries: A systematic review and meta-analysis. Brain Sci. 2022;12(7):859. doi:10.3390/brainsci12070859 </w:t>
      </w:r>
    </w:p>
    <w:p w14:paraId="67FBD8B9"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Jonsson U, Eek MN, </w:t>
      </w:r>
      <w:proofErr w:type="spellStart"/>
      <w:r w:rsidRPr="00B6338C">
        <w:rPr>
          <w:rFonts w:ascii="Times New Roman" w:hAnsi="Times New Roman" w:cs="Times New Roman"/>
          <w:color w:val="000000"/>
        </w:rPr>
        <w:t>Sunnerhagen</w:t>
      </w:r>
      <w:proofErr w:type="spellEnd"/>
      <w:r w:rsidRPr="00B6338C">
        <w:rPr>
          <w:rFonts w:ascii="Times New Roman" w:hAnsi="Times New Roman" w:cs="Times New Roman"/>
          <w:color w:val="000000"/>
        </w:rPr>
        <w:t xml:space="preserve"> KS, Himmelmann K. Cerebral palsy prevalence, subtypes, and associated impairments: A population-based comparison study of adults and children. Dev Med Child Neurol. 2019;61(10):1162–7. doi:10.1111/dmcn.14229 </w:t>
      </w:r>
    </w:p>
    <w:p w14:paraId="43B6129D"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Speyer R, Cordier R, Kim JH, Cocks N, Michou E, Wilkes-Gillan S. Prevalence of drooling, swallowing, and feeding problems in cerebral palsy across the lifespan: A systematic review and meta-analysis. Dev Med Child Neurol. 2019;61(11):1249–58. doi:10.1111/dmcn.14316 </w:t>
      </w:r>
    </w:p>
    <w:p w14:paraId="3AF4EFF8"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Hsiao MY, Wu CH, Wang TG. Emerging role of ultrasound in dysphagia assessment and intervention: A narrative review. Front </w:t>
      </w:r>
      <w:proofErr w:type="spellStart"/>
      <w:r w:rsidRPr="00B6338C">
        <w:rPr>
          <w:rFonts w:ascii="Times New Roman" w:hAnsi="Times New Roman" w:cs="Times New Roman"/>
          <w:color w:val="000000"/>
        </w:rPr>
        <w:t>Rehabil</w:t>
      </w:r>
      <w:proofErr w:type="spellEnd"/>
      <w:r w:rsidRPr="00B6338C">
        <w:rPr>
          <w:rFonts w:ascii="Times New Roman" w:hAnsi="Times New Roman" w:cs="Times New Roman"/>
          <w:color w:val="000000"/>
        </w:rPr>
        <w:t xml:space="preserve"> Sci. 2021;2:708102. doi:10.3389/fresc.2021.708102 </w:t>
      </w:r>
    </w:p>
    <w:p w14:paraId="61A6DC40"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lastRenderedPageBreak/>
        <w:t xml:space="preserve">Benfer KA, Weir KA, Bell KL, Ware RS, Davies PSW, Boyd RN. Oropharyngeal dysphagia and gross motor skills in children with cerebral palsy. </w:t>
      </w:r>
      <w:proofErr w:type="spellStart"/>
      <w:r w:rsidRPr="00B6338C">
        <w:rPr>
          <w:rFonts w:ascii="Times New Roman" w:hAnsi="Times New Roman" w:cs="Times New Roman"/>
          <w:color w:val="000000"/>
        </w:rPr>
        <w:t>Pediatrics</w:t>
      </w:r>
      <w:proofErr w:type="spellEnd"/>
      <w:r w:rsidRPr="00B6338C">
        <w:rPr>
          <w:rFonts w:ascii="Times New Roman" w:hAnsi="Times New Roman" w:cs="Times New Roman"/>
          <w:color w:val="000000"/>
        </w:rPr>
        <w:t xml:space="preserve">. 2013;131(5):e1553–62. doi:10.1542/peds.2012-3093 </w:t>
      </w:r>
    </w:p>
    <w:p w14:paraId="595C7750"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Abdelrahman AS, Abdeldayem EH, </w:t>
      </w:r>
      <w:proofErr w:type="spellStart"/>
      <w:r w:rsidRPr="00B6338C">
        <w:rPr>
          <w:rFonts w:ascii="Times New Roman" w:hAnsi="Times New Roman" w:cs="Times New Roman"/>
          <w:color w:val="000000"/>
        </w:rPr>
        <w:t>Bassiouny</w:t>
      </w:r>
      <w:proofErr w:type="spellEnd"/>
      <w:r w:rsidRPr="00B6338C">
        <w:rPr>
          <w:rFonts w:ascii="Times New Roman" w:hAnsi="Times New Roman" w:cs="Times New Roman"/>
          <w:color w:val="000000"/>
        </w:rPr>
        <w:t xml:space="preserve"> S, </w:t>
      </w:r>
      <w:proofErr w:type="spellStart"/>
      <w:r w:rsidRPr="00B6338C">
        <w:rPr>
          <w:rFonts w:ascii="Times New Roman" w:hAnsi="Times New Roman" w:cs="Times New Roman"/>
          <w:color w:val="000000"/>
        </w:rPr>
        <w:t>Elshoura</w:t>
      </w:r>
      <w:proofErr w:type="spellEnd"/>
      <w:r w:rsidRPr="00B6338C">
        <w:rPr>
          <w:rFonts w:ascii="Times New Roman" w:hAnsi="Times New Roman" w:cs="Times New Roman"/>
          <w:color w:val="000000"/>
        </w:rPr>
        <w:t xml:space="preserve"> HM. Role of ultrasound in evaluation of pharyngeal dysphagia in children with cerebral palsy. Egypt J </w:t>
      </w:r>
      <w:proofErr w:type="spellStart"/>
      <w:r w:rsidRPr="00B6338C">
        <w:rPr>
          <w:rFonts w:ascii="Times New Roman" w:hAnsi="Times New Roman" w:cs="Times New Roman"/>
          <w:color w:val="000000"/>
        </w:rPr>
        <w:t>Radiol</w:t>
      </w:r>
      <w:proofErr w:type="spellEnd"/>
      <w:r w:rsidRPr="00B6338C">
        <w:rPr>
          <w:rFonts w:ascii="Times New Roman" w:hAnsi="Times New Roman" w:cs="Times New Roman"/>
          <w:color w:val="000000"/>
        </w:rPr>
        <w:t xml:space="preserve"> Nucl Med. 2019;50(1):14. doi:10.1186/s43055-019-0014-y </w:t>
      </w:r>
    </w:p>
    <w:p w14:paraId="4B5A1FC3"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Keçeli</w:t>
      </w:r>
      <w:proofErr w:type="spellEnd"/>
      <w:r w:rsidRPr="00B6338C">
        <w:rPr>
          <w:rFonts w:ascii="Times New Roman" w:hAnsi="Times New Roman" w:cs="Times New Roman"/>
          <w:color w:val="000000"/>
        </w:rPr>
        <w:t xml:space="preserve"> AM, Ünlü Z. Ultrasonographic evaluation of swallowing disorder in children with cerebral palsy: Preliminary study. J </w:t>
      </w:r>
      <w:proofErr w:type="spellStart"/>
      <w:r w:rsidRPr="00B6338C">
        <w:rPr>
          <w:rFonts w:ascii="Times New Roman" w:hAnsi="Times New Roman" w:cs="Times New Roman"/>
          <w:color w:val="000000"/>
        </w:rPr>
        <w:t>Contemp</w:t>
      </w:r>
      <w:proofErr w:type="spellEnd"/>
      <w:r w:rsidRPr="00B6338C">
        <w:rPr>
          <w:rFonts w:ascii="Times New Roman" w:hAnsi="Times New Roman" w:cs="Times New Roman"/>
          <w:color w:val="000000"/>
        </w:rPr>
        <w:t xml:space="preserve"> Med. 2021;11(4):456–61. doi:10.16899/jcm.764439 </w:t>
      </w:r>
    </w:p>
    <w:p w14:paraId="5B8164AA"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Patel DR, Neelakantan M, Pandher K, Merrick J. Cerebral palsy in children: A clinical overview. </w:t>
      </w:r>
      <w:proofErr w:type="spellStart"/>
      <w:r w:rsidRPr="00B6338C">
        <w:rPr>
          <w:rFonts w:ascii="Times New Roman" w:hAnsi="Times New Roman" w:cs="Times New Roman"/>
          <w:color w:val="000000"/>
        </w:rPr>
        <w:t>Transl</w:t>
      </w:r>
      <w:proofErr w:type="spellEnd"/>
      <w:r w:rsidRPr="00B6338C">
        <w:rPr>
          <w:rFonts w:ascii="Times New Roman" w:hAnsi="Times New Roman" w:cs="Times New Roman"/>
          <w:color w:val="000000"/>
        </w:rPr>
        <w:t xml:space="preserve"> Pediatr. 2020;9(</w:t>
      </w:r>
      <w:proofErr w:type="spellStart"/>
      <w:r w:rsidRPr="00B6338C">
        <w:rPr>
          <w:rFonts w:ascii="Times New Roman" w:hAnsi="Times New Roman" w:cs="Times New Roman"/>
          <w:color w:val="000000"/>
        </w:rPr>
        <w:t>Suppl</w:t>
      </w:r>
      <w:proofErr w:type="spellEnd"/>
      <w:r w:rsidRPr="00B6338C">
        <w:rPr>
          <w:rFonts w:ascii="Times New Roman" w:hAnsi="Times New Roman" w:cs="Times New Roman"/>
          <w:color w:val="000000"/>
        </w:rPr>
        <w:t xml:space="preserve"> 1):S125–35. doi:10.21037/tp.2020.01.01 </w:t>
      </w:r>
    </w:p>
    <w:p w14:paraId="0DFFAC05"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Bykova KM, Frank U, Girolami GL. Eating and drinking ability classification system to detect aspiration risk in children with cerebral palsy: A validation study. </w:t>
      </w:r>
      <w:proofErr w:type="spellStart"/>
      <w:r w:rsidRPr="00B6338C">
        <w:rPr>
          <w:rFonts w:ascii="Times New Roman" w:hAnsi="Times New Roman" w:cs="Times New Roman"/>
          <w:color w:val="000000"/>
        </w:rPr>
        <w:t>Eur</w:t>
      </w:r>
      <w:proofErr w:type="spellEnd"/>
      <w:r w:rsidRPr="00B6338C">
        <w:rPr>
          <w:rFonts w:ascii="Times New Roman" w:hAnsi="Times New Roman" w:cs="Times New Roman"/>
          <w:color w:val="000000"/>
        </w:rPr>
        <w:t xml:space="preserve"> J Pediatr. 2023;182(7):3365–73. doi:10.1007/s00431-023-04998-y </w:t>
      </w:r>
    </w:p>
    <w:p w14:paraId="247702A0"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Kim JS, Han ZA, Song DH, Oh HM, Chung ME. Characteristics of dysphagia in children with cerebral palsy related to gross motor function. Am J Phys Med </w:t>
      </w:r>
      <w:proofErr w:type="spellStart"/>
      <w:r w:rsidRPr="00B6338C">
        <w:rPr>
          <w:rFonts w:ascii="Times New Roman" w:hAnsi="Times New Roman" w:cs="Times New Roman"/>
          <w:color w:val="000000"/>
        </w:rPr>
        <w:t>Rehabil</w:t>
      </w:r>
      <w:proofErr w:type="spellEnd"/>
      <w:r w:rsidRPr="00B6338C">
        <w:rPr>
          <w:rFonts w:ascii="Times New Roman" w:hAnsi="Times New Roman" w:cs="Times New Roman"/>
          <w:color w:val="000000"/>
        </w:rPr>
        <w:t xml:space="preserve">. 2013;92(10):912–9. doi:10.1097/phm.0b013e318296dd99 </w:t>
      </w:r>
    </w:p>
    <w:p w14:paraId="04AC808E"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García Ron A, González Toboso RM, Bote Gascón M, de Santos MT, Vecino R, Bodas Pinedo A. Nutritional status and prevalence of dysphagia in cerebral palsy: Usefulness of EDACS and correlation with GMFCS. </w:t>
      </w:r>
      <w:proofErr w:type="spellStart"/>
      <w:r w:rsidRPr="00B6338C">
        <w:rPr>
          <w:rFonts w:ascii="Times New Roman" w:hAnsi="Times New Roman" w:cs="Times New Roman"/>
          <w:color w:val="000000"/>
        </w:rPr>
        <w:t>Neurologia</w:t>
      </w:r>
      <w:proofErr w:type="spellEnd"/>
      <w:r w:rsidRPr="00B6338C">
        <w:rPr>
          <w:rFonts w:ascii="Times New Roman" w:hAnsi="Times New Roman" w:cs="Times New Roman"/>
          <w:color w:val="000000"/>
        </w:rPr>
        <w:t xml:space="preserve"> (Engl Ed). 2023;38(1):35–40. doi:10.1016/j.nrleng.2019.12.006 </w:t>
      </w:r>
    </w:p>
    <w:p w14:paraId="68CC858D"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Hsiao MY, Wahyuni LK, Wang TG. Ultrasonography in assessing oropharyngeal dysphagia. J Med Ultrasound. 2013;21(4):181–8. doi:10.1016/j.jmu.2013.10.008 </w:t>
      </w:r>
    </w:p>
    <w:p w14:paraId="092C5462"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Potente P, </w:t>
      </w:r>
      <w:proofErr w:type="spellStart"/>
      <w:r w:rsidRPr="00B6338C">
        <w:rPr>
          <w:rFonts w:ascii="Times New Roman" w:hAnsi="Times New Roman" w:cs="Times New Roman"/>
          <w:color w:val="000000"/>
        </w:rPr>
        <w:t>Buoite</w:t>
      </w:r>
      <w:proofErr w:type="spellEnd"/>
      <w:r w:rsidRPr="00B6338C">
        <w:rPr>
          <w:rFonts w:ascii="Times New Roman" w:hAnsi="Times New Roman" w:cs="Times New Roman"/>
          <w:color w:val="000000"/>
        </w:rPr>
        <w:t xml:space="preserve"> Stella A, </w:t>
      </w:r>
      <w:proofErr w:type="spellStart"/>
      <w:r w:rsidRPr="00B6338C">
        <w:rPr>
          <w:rFonts w:ascii="Times New Roman" w:hAnsi="Times New Roman" w:cs="Times New Roman"/>
          <w:color w:val="000000"/>
        </w:rPr>
        <w:t>Vidotto</w:t>
      </w:r>
      <w:proofErr w:type="spellEnd"/>
      <w:r w:rsidRPr="00B6338C">
        <w:rPr>
          <w:rFonts w:ascii="Times New Roman" w:hAnsi="Times New Roman" w:cs="Times New Roman"/>
          <w:color w:val="000000"/>
        </w:rPr>
        <w:t xml:space="preserve"> M, Passerini M, Furlanis G, Naccarato M, et al. Application of ultrasonography in neurogenic dysphagia: A systematic review. Dysphagia. 2023;38(1):65–75. doi:10.1007/s00455-022-10459-9</w:t>
      </w:r>
    </w:p>
    <w:p w14:paraId="1C306220" w14:textId="33377FF6" w:rsidR="00ED2B7C" w:rsidRDefault="00ED2B7C" w:rsidP="00ED2B7C">
      <w:pPr>
        <w:widowControl w:val="0"/>
        <w:pBdr>
          <w:top w:val="nil"/>
          <w:left w:val="nil"/>
          <w:bottom w:val="nil"/>
          <w:right w:val="nil"/>
          <w:between w:val="nil"/>
        </w:pBdr>
        <w:autoSpaceDE w:val="0"/>
        <w:autoSpaceDN w:val="0"/>
        <w:spacing w:line="240" w:lineRule="auto"/>
        <w:ind w:left="1276" w:hanging="425"/>
        <w:rPr>
          <w:rFonts w:ascii="Times New Roman" w:hAnsi="Times New Roman" w:cs="Times New Roman"/>
          <w:color w:val="000000"/>
        </w:rPr>
      </w:pPr>
    </w:p>
    <w:p w14:paraId="4FAFECA3" w14:textId="77777777" w:rsidR="00E04658" w:rsidRPr="00EB6F10" w:rsidRDefault="00E04658" w:rsidP="00A44CF4">
      <w:pPr>
        <w:spacing w:line="240" w:lineRule="auto"/>
        <w:jc w:val="both"/>
      </w:pPr>
    </w:p>
    <w:p w14:paraId="29182647" w14:textId="77777777" w:rsidR="00EA46B7" w:rsidRPr="00EB6F10" w:rsidRDefault="00EA46B7" w:rsidP="00A44CF4">
      <w:pPr>
        <w:spacing w:line="240" w:lineRule="auto"/>
      </w:pPr>
    </w:p>
    <w:sectPr w:rsidR="00EA46B7" w:rsidRPr="00EB6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1F7"/>
    <w:multiLevelType w:val="hybridMultilevel"/>
    <w:tmpl w:val="E3CEF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EF645F"/>
    <w:multiLevelType w:val="multilevel"/>
    <w:tmpl w:val="9A5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2C1E"/>
    <w:multiLevelType w:val="multilevel"/>
    <w:tmpl w:val="908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6139A"/>
    <w:multiLevelType w:val="multilevel"/>
    <w:tmpl w:val="4D96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10E4A"/>
    <w:multiLevelType w:val="multilevel"/>
    <w:tmpl w:val="E32E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A364CF"/>
    <w:multiLevelType w:val="multilevel"/>
    <w:tmpl w:val="4A260B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4D3DDB"/>
    <w:multiLevelType w:val="multilevel"/>
    <w:tmpl w:val="6D5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039B2"/>
    <w:multiLevelType w:val="hybridMultilevel"/>
    <w:tmpl w:val="2CDC56FE"/>
    <w:lvl w:ilvl="0" w:tplc="05283EE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2601C54"/>
    <w:multiLevelType w:val="multilevel"/>
    <w:tmpl w:val="DF1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64FFC"/>
    <w:multiLevelType w:val="multilevel"/>
    <w:tmpl w:val="8D8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13102">
    <w:abstractNumId w:val="6"/>
  </w:num>
  <w:num w:numId="2" w16cid:durableId="1300723634">
    <w:abstractNumId w:val="8"/>
  </w:num>
  <w:num w:numId="3" w16cid:durableId="398287497">
    <w:abstractNumId w:val="2"/>
  </w:num>
  <w:num w:numId="4" w16cid:durableId="114839203">
    <w:abstractNumId w:val="9"/>
  </w:num>
  <w:num w:numId="5" w16cid:durableId="264533406">
    <w:abstractNumId w:val="1"/>
  </w:num>
  <w:num w:numId="6" w16cid:durableId="772821174">
    <w:abstractNumId w:val="4"/>
  </w:num>
  <w:num w:numId="7" w16cid:durableId="1571695168">
    <w:abstractNumId w:val="0"/>
  </w:num>
  <w:num w:numId="8" w16cid:durableId="1781218324">
    <w:abstractNumId w:val="7"/>
  </w:num>
  <w:num w:numId="9" w16cid:durableId="956451022">
    <w:abstractNumId w:val="3"/>
  </w:num>
  <w:num w:numId="10" w16cid:durableId="137515582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mit Agrawal">
    <w15:presenceInfo w15:providerId="Windows Live" w15:userId="49ffb5afe180d1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DC"/>
    <w:rsid w:val="00000F1E"/>
    <w:rsid w:val="000377A2"/>
    <w:rsid w:val="00042604"/>
    <w:rsid w:val="00064D5D"/>
    <w:rsid w:val="000964A5"/>
    <w:rsid w:val="000C7C14"/>
    <w:rsid w:val="000F04B9"/>
    <w:rsid w:val="00133B8B"/>
    <w:rsid w:val="0014792E"/>
    <w:rsid w:val="00172AD5"/>
    <w:rsid w:val="001818E0"/>
    <w:rsid w:val="001D1C91"/>
    <w:rsid w:val="0022177C"/>
    <w:rsid w:val="00237129"/>
    <w:rsid w:val="0025417E"/>
    <w:rsid w:val="00260B10"/>
    <w:rsid w:val="002751A2"/>
    <w:rsid w:val="002C43BC"/>
    <w:rsid w:val="00317422"/>
    <w:rsid w:val="0033134F"/>
    <w:rsid w:val="00331D68"/>
    <w:rsid w:val="00356ECC"/>
    <w:rsid w:val="00364E6C"/>
    <w:rsid w:val="0036569B"/>
    <w:rsid w:val="003B25AD"/>
    <w:rsid w:val="003B3319"/>
    <w:rsid w:val="003B6CB2"/>
    <w:rsid w:val="003C7A23"/>
    <w:rsid w:val="003D569D"/>
    <w:rsid w:val="0041167E"/>
    <w:rsid w:val="00411A9E"/>
    <w:rsid w:val="004464AF"/>
    <w:rsid w:val="00467ED5"/>
    <w:rsid w:val="0049363E"/>
    <w:rsid w:val="004C5FDF"/>
    <w:rsid w:val="004C6946"/>
    <w:rsid w:val="004E261A"/>
    <w:rsid w:val="00513237"/>
    <w:rsid w:val="005B5D5D"/>
    <w:rsid w:val="005C134B"/>
    <w:rsid w:val="005F6994"/>
    <w:rsid w:val="0064439F"/>
    <w:rsid w:val="00657095"/>
    <w:rsid w:val="00677078"/>
    <w:rsid w:val="00696F60"/>
    <w:rsid w:val="006C5A76"/>
    <w:rsid w:val="006D3F6C"/>
    <w:rsid w:val="007118F0"/>
    <w:rsid w:val="00733E42"/>
    <w:rsid w:val="00775B1C"/>
    <w:rsid w:val="00785FC8"/>
    <w:rsid w:val="007959F7"/>
    <w:rsid w:val="0080630A"/>
    <w:rsid w:val="00814DDC"/>
    <w:rsid w:val="00822B6C"/>
    <w:rsid w:val="008954FE"/>
    <w:rsid w:val="009414DF"/>
    <w:rsid w:val="00945C28"/>
    <w:rsid w:val="00950C79"/>
    <w:rsid w:val="00961A06"/>
    <w:rsid w:val="00A22DB5"/>
    <w:rsid w:val="00A2769E"/>
    <w:rsid w:val="00A44CF4"/>
    <w:rsid w:val="00A4785A"/>
    <w:rsid w:val="00A64C31"/>
    <w:rsid w:val="00A72FDA"/>
    <w:rsid w:val="00A848C5"/>
    <w:rsid w:val="00A864CC"/>
    <w:rsid w:val="00AC238E"/>
    <w:rsid w:val="00AC569B"/>
    <w:rsid w:val="00B16A48"/>
    <w:rsid w:val="00B211AC"/>
    <w:rsid w:val="00B515E0"/>
    <w:rsid w:val="00B6338C"/>
    <w:rsid w:val="00B84BAC"/>
    <w:rsid w:val="00B94BEA"/>
    <w:rsid w:val="00C50A3D"/>
    <w:rsid w:val="00C9226B"/>
    <w:rsid w:val="00CB0DE5"/>
    <w:rsid w:val="00CF640E"/>
    <w:rsid w:val="00D36ED2"/>
    <w:rsid w:val="00D50147"/>
    <w:rsid w:val="00D664CB"/>
    <w:rsid w:val="00D70355"/>
    <w:rsid w:val="00DA5A6B"/>
    <w:rsid w:val="00DC7E8C"/>
    <w:rsid w:val="00E04658"/>
    <w:rsid w:val="00E1432D"/>
    <w:rsid w:val="00E7255C"/>
    <w:rsid w:val="00EA46B7"/>
    <w:rsid w:val="00EB6F10"/>
    <w:rsid w:val="00EC6411"/>
    <w:rsid w:val="00ED2B7C"/>
    <w:rsid w:val="00EF17FD"/>
    <w:rsid w:val="00EF70BB"/>
    <w:rsid w:val="00F150B2"/>
    <w:rsid w:val="00F67C49"/>
    <w:rsid w:val="00FC32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7382"/>
  <w15:chartTrackingRefBased/>
  <w15:docId w15:val="{818B2057-299D-4219-A504-B6AE0D8B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DC"/>
    <w:rPr>
      <w:rFonts w:eastAsiaTheme="majorEastAsia" w:cstheme="majorBidi"/>
      <w:color w:val="272727" w:themeColor="text1" w:themeTint="D8"/>
    </w:rPr>
  </w:style>
  <w:style w:type="paragraph" w:styleId="Title">
    <w:name w:val="Title"/>
    <w:basedOn w:val="Normal"/>
    <w:next w:val="Normal"/>
    <w:link w:val="TitleChar"/>
    <w:uiPriority w:val="10"/>
    <w:qFormat/>
    <w:rsid w:val="0081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DC"/>
    <w:pPr>
      <w:spacing w:before="160"/>
      <w:jc w:val="center"/>
    </w:pPr>
    <w:rPr>
      <w:i/>
      <w:iCs/>
      <w:color w:val="404040" w:themeColor="text1" w:themeTint="BF"/>
    </w:rPr>
  </w:style>
  <w:style w:type="character" w:customStyle="1" w:styleId="QuoteChar">
    <w:name w:val="Quote Char"/>
    <w:basedOn w:val="DefaultParagraphFont"/>
    <w:link w:val="Quote"/>
    <w:uiPriority w:val="29"/>
    <w:rsid w:val="00814DDC"/>
    <w:rPr>
      <w:i/>
      <w:iCs/>
      <w:color w:val="404040" w:themeColor="text1" w:themeTint="BF"/>
    </w:rPr>
  </w:style>
  <w:style w:type="paragraph" w:styleId="ListParagraph">
    <w:name w:val="List Paragraph"/>
    <w:basedOn w:val="Normal"/>
    <w:uiPriority w:val="34"/>
    <w:qFormat/>
    <w:rsid w:val="00814DDC"/>
    <w:pPr>
      <w:ind w:left="720"/>
      <w:contextualSpacing/>
    </w:pPr>
  </w:style>
  <w:style w:type="character" w:styleId="IntenseEmphasis">
    <w:name w:val="Intense Emphasis"/>
    <w:basedOn w:val="DefaultParagraphFont"/>
    <w:uiPriority w:val="21"/>
    <w:qFormat/>
    <w:rsid w:val="00814DDC"/>
    <w:rPr>
      <w:i/>
      <w:iCs/>
      <w:color w:val="2F5496" w:themeColor="accent1" w:themeShade="BF"/>
    </w:rPr>
  </w:style>
  <w:style w:type="paragraph" w:styleId="IntenseQuote">
    <w:name w:val="Intense Quote"/>
    <w:basedOn w:val="Normal"/>
    <w:next w:val="Normal"/>
    <w:link w:val="IntenseQuoteChar"/>
    <w:uiPriority w:val="30"/>
    <w:qFormat/>
    <w:rsid w:val="00814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DC"/>
    <w:rPr>
      <w:i/>
      <w:iCs/>
      <w:color w:val="2F5496" w:themeColor="accent1" w:themeShade="BF"/>
    </w:rPr>
  </w:style>
  <w:style w:type="character" w:styleId="IntenseReference">
    <w:name w:val="Intense Reference"/>
    <w:basedOn w:val="DefaultParagraphFont"/>
    <w:uiPriority w:val="32"/>
    <w:qFormat/>
    <w:rsid w:val="00814DDC"/>
    <w:rPr>
      <w:b/>
      <w:bCs/>
      <w:smallCaps/>
      <w:color w:val="2F5496" w:themeColor="accent1" w:themeShade="BF"/>
      <w:spacing w:val="5"/>
    </w:rPr>
  </w:style>
  <w:style w:type="table" w:styleId="TableGrid">
    <w:name w:val="Table Grid"/>
    <w:basedOn w:val="TableNormal"/>
    <w:uiPriority w:val="39"/>
    <w:rsid w:val="00644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313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A1D629-F5FF-478E-A533-0AE0F999411E}">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7684166075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F0446-EA92-4770-8205-FA19A827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8</Pages>
  <Words>3159</Words>
  <Characters>18011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Sumit Agrawal</cp:lastModifiedBy>
  <cp:revision>73</cp:revision>
  <dcterms:created xsi:type="dcterms:W3CDTF">2026-03-25T01:15:00Z</dcterms:created>
  <dcterms:modified xsi:type="dcterms:W3CDTF">2026-05-06T11:37:00Z</dcterms:modified>
</cp:coreProperties>
</file>