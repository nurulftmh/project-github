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D659" w14:textId="77777777" w:rsidR="00131BCE" w:rsidRDefault="00000000">
      <w:pPr>
        <w:jc w:val="center"/>
        <w:rPr>
          <w:rFonts w:hint="eastAsia"/>
        </w:rPr>
      </w:pPr>
      <w:r>
        <w:rPr>
          <w:rFonts w:eastAsia="Liberation Serif"/>
          <w:b/>
          <w:color w:val="000000"/>
        </w:rPr>
        <w:t>Original Article</w:t>
      </w:r>
    </w:p>
    <w:p w14:paraId="69160133" w14:textId="77777777" w:rsidR="00131BCE" w:rsidRDefault="00000000">
      <w:pPr>
        <w:jc w:val="center"/>
        <w:rPr>
          <w:rFonts w:hint="eastAsia"/>
        </w:rPr>
      </w:pPr>
      <w:r>
        <w:rPr>
          <w:rFonts w:eastAsia="Liberation Serif"/>
          <w:b/>
          <w:color w:val="000000"/>
          <w:sz w:val="28"/>
        </w:rPr>
        <w:t>Comparative Physicochemical and Ultrastructural Characterization of Urinary Extracellular Vesicle-Enriched and Honey Vesicle-Like Nanoparticle Preparations</w:t>
      </w:r>
    </w:p>
    <w:p w14:paraId="0C38FEE3" w14:textId="77777777" w:rsidR="00131BCE" w:rsidRDefault="00000000" w:rsidP="00A4128A">
      <w:pPr>
        <w:jc w:val="both"/>
        <w:rPr>
          <w:rFonts w:hint="eastAsia"/>
        </w:rPr>
      </w:pPr>
      <w:r>
        <w:rPr>
          <w:rFonts w:eastAsia="Liberation Serif"/>
          <w:b/>
          <w:color w:val="000000"/>
        </w:rPr>
        <w:t>ABSTRACT</w:t>
      </w:r>
    </w:p>
    <w:p w14:paraId="0196F986" w14:textId="77777777" w:rsidR="00131BCE" w:rsidRDefault="00000000" w:rsidP="00A4128A">
      <w:pPr>
        <w:jc w:val="both"/>
        <w:rPr>
          <w:rFonts w:hint="eastAsia"/>
        </w:rPr>
      </w:pPr>
      <w:r>
        <w:rPr>
          <w:b/>
          <w:highlight w:val="green"/>
        </w:rPr>
        <w:t>Background:</w:t>
      </w:r>
      <w:r>
        <w:rPr>
          <w:highlight w:val="green"/>
        </w:rPr>
        <w:t xml:space="preserve"> Extracellular vesicle (EV)-enriched preparations from urine and vesicle-like nanoparticles from honey are accessible matrices for nanobiology research, but direct cross-matrix characterization remains limited.</w:t>
      </w:r>
    </w:p>
    <w:p w14:paraId="17EF3FDB" w14:textId="77777777" w:rsidR="00131BCE" w:rsidRDefault="00000000" w:rsidP="00A4128A">
      <w:pPr>
        <w:jc w:val="both"/>
        <w:rPr>
          <w:rFonts w:hint="eastAsia"/>
        </w:rPr>
      </w:pPr>
      <w:r>
        <w:rPr>
          <w:b/>
          <w:highlight w:val="green"/>
        </w:rPr>
        <w:t>Methods:</w:t>
      </w:r>
      <w:r>
        <w:rPr>
          <w:highlight w:val="green"/>
        </w:rPr>
        <w:t xml:space="preserve"> Urine from three healthy donors and three independent honey batches was processed separately by differential centrifugation, 0.22 µm filtration, and ultracentrifugation at 100,000 × g, then pooled within each matrix after ultracentrifugation. Pooled preparations were assessed by dynamic light scattering (DLS), apparent zeta potential, Bradford total-protein assay, exploratory anti-human CD9/CD81 bead-based flow cytometry for urine, and cryo-electron microscopy (cryo-EM).</w:t>
      </w:r>
    </w:p>
    <w:p w14:paraId="5071748C" w14:textId="77777777" w:rsidR="00131BCE" w:rsidRDefault="00000000" w:rsidP="00A4128A">
      <w:pPr>
        <w:jc w:val="both"/>
        <w:rPr>
          <w:rFonts w:hint="eastAsia"/>
        </w:rPr>
      </w:pPr>
      <w:del w:id="0" w:author="Authors" w:date="2026-10-07T00:00:00Z">
        <w:r>
          <w:rPr>
            <w:highlight w:val="yellow"/>
          </w:rPr>
          <w:delText xml:space="preserve"> Anti-human CD81-positive bead events were 20.0% in the urine preparation and 0.3% in the honey preparation; the latter assay is not validated for honey-derived particles and should not be used to infer vesicle identity.</w:delText>
        </w:r>
      </w:del>
      <w:r>
        <w:rPr>
          <w:b/>
          <w:highlight w:val="green"/>
        </w:rPr>
        <w:t>Results:</w:t>
      </w:r>
      <w:r>
        <w:rPr>
          <w:highlight w:val="green"/>
        </w:rPr>
        <w:t xml:space="preserve"> Urine showed DLS Z-average values of 111.9–324.9 nm and honey 211.3–614.1 nm, indicating marked intensity-weighted heterogeneity. Apparent zeta potentials measured in high-conductivity phosphate-buffered saline were approximately +0.1 mV for urine and −3.0 to −1.6 mV for honey and were considered buffer-limited. Total protein concentrations were 187.7 µg/mL for urine and 181.6 µg/mL for honey. In pooled urine, CD81-positive bead events were 20.0% after staining versus 0.1% in the unstained control; this exploratory assay does not enumerate individual EVs or establish purity. Cryo-EM demonstrated membrane-enclosed vesicular structures in both matrices. Absolute particle concentration was not measured, precluding particle-to-protein ratios.</w:t>
      </w:r>
    </w:p>
    <w:p w14:paraId="2B9108D9" w14:textId="77777777" w:rsidR="00131BCE" w:rsidRDefault="00000000" w:rsidP="00A4128A">
      <w:pPr>
        <w:jc w:val="both"/>
        <w:rPr>
          <w:rFonts w:hint="eastAsia"/>
        </w:rPr>
      </w:pPr>
      <w:r>
        <w:rPr>
          <w:b/>
          <w:highlight w:val="green"/>
        </w:rPr>
        <w:lastRenderedPageBreak/>
        <w:t>Conclusion:</w:t>
      </w:r>
      <w:r>
        <w:rPr>
          <w:highlight w:val="green"/>
        </w:rPr>
        <w:t xml:space="preserve"> The pooled preparations showed matrix-dependent physicochemical and ultrastructural features. The findings provide a descriptive baseline but do not establish particle concentration, purity, biological activity, safety, or therapeutic suitability.</w:t>
      </w:r>
    </w:p>
    <w:p w14:paraId="760D30DD" w14:textId="77777777" w:rsidR="00131BCE" w:rsidRDefault="00000000" w:rsidP="00A4128A">
      <w:pPr>
        <w:jc w:val="both"/>
        <w:rPr>
          <w:rFonts w:hint="eastAsia"/>
        </w:rPr>
      </w:pPr>
      <w:r>
        <w:rPr>
          <w:rFonts w:eastAsia="Liberation Serif"/>
          <w:b/>
          <w:color w:val="000000"/>
        </w:rPr>
        <w:t xml:space="preserve">Keywords: </w:t>
      </w:r>
      <w:r>
        <w:rPr>
          <w:rFonts w:eastAsia="Liberation Serif"/>
          <w:color w:val="000000"/>
        </w:rPr>
        <w:t>Cryoelectron Microscopy; Extracellular Vesicles; Honey; Nanoparticles; Ultracentrifugation</w:t>
      </w:r>
    </w:p>
    <w:p w14:paraId="73188BCA" w14:textId="77777777" w:rsidR="00131BCE" w:rsidRDefault="00000000" w:rsidP="00A4128A">
      <w:pPr>
        <w:jc w:val="both"/>
        <w:rPr>
          <w:rFonts w:hint="eastAsia"/>
        </w:rPr>
      </w:pPr>
      <w:r>
        <w:rPr>
          <w:rFonts w:eastAsia="Liberation Serif"/>
          <w:b/>
          <w:color w:val="000000"/>
        </w:rPr>
        <w:t>INTRODUCTION</w:t>
      </w:r>
    </w:p>
    <w:p w14:paraId="0FB7A7D1" w14:textId="77777777" w:rsidR="00131BCE" w:rsidRDefault="00000000" w:rsidP="00A4128A">
      <w:pPr>
        <w:ind w:firstLine="567"/>
        <w:jc w:val="both"/>
        <w:rPr>
          <w:rFonts w:hint="eastAsia"/>
        </w:rPr>
      </w:pPr>
      <w:r>
        <w:rPr>
          <w:rFonts w:eastAsia="Liberation Serif"/>
          <w:color w:val="000000"/>
        </w:rPr>
        <w:t>Extracellular vesicles (EVs) are membrane-enclosed particles released by cells and recovered from many biological fluids. Because physical separation procedures also recover non-vesicular particles and soluble macromolecules, current international guidance recommends operational terminology and orthogonal characterization rather than assigning a biogenesis-based EV subtype when biogenesis has not been demonstrated (1,2). This distinction is especially important when complex matrices are compared using a common enrichment workflow.</w:t>
      </w:r>
    </w:p>
    <w:p w14:paraId="13ADB1E7" w14:textId="77777777" w:rsidR="00131BCE" w:rsidRDefault="00000000" w:rsidP="00A4128A">
      <w:pPr>
        <w:ind w:firstLine="567"/>
        <w:jc w:val="both"/>
        <w:rPr>
          <w:rFonts w:hint="eastAsia"/>
        </w:rPr>
      </w:pPr>
      <w:r>
        <w:rPr>
          <w:rFonts w:eastAsia="Liberation Serif"/>
          <w:color w:val="000000"/>
        </w:rPr>
        <w:t>Urine is a non-invasive source of human EV-associated material and is increasingly studied for biomarker discovery (3-7), but urinary EV measurements are sensitive to collection, dilution, uromodulin, storage, and isolation procedures (6,8-10). Honey is biologically and physicochemically distinct from human biofluids. Vesicle-like nanoparticles have been reported in honey and other bee products, with membrane-associated cargo and biological activities described in prior studies (11-17). Human tetraspanin assays, however, cannot be assumed to validate particles from honey because their epitope specificity is source dependent.</w:t>
      </w:r>
    </w:p>
    <w:p w14:paraId="098EAE82" w14:textId="77777777" w:rsidR="00131BCE" w:rsidRDefault="00000000" w:rsidP="00A4128A">
      <w:pPr>
        <w:ind w:firstLine="567"/>
        <w:jc w:val="both"/>
        <w:rPr>
          <w:rFonts w:hint="eastAsia"/>
        </w:rPr>
      </w:pPr>
      <w:r>
        <w:rPr>
          <w:rFonts w:eastAsia="Liberation Serif"/>
          <w:color w:val="000000"/>
        </w:rPr>
        <w:t xml:space="preserve">Direct, matrix-aware comparison of urinary EV-enriched and honey vesicle-like nanoparticle preparations remains limited. The present study therefore used the same broad enrichment framework—differential centrifugation, 0.22 µm filtration, and ultracentrifugation—followed by DLS, electrophoretic light scattering, total-protein </w:t>
      </w:r>
      <w:r>
        <w:rPr>
          <w:rFonts w:eastAsia="Liberation Serif"/>
          <w:color w:val="000000"/>
        </w:rPr>
        <w:lastRenderedPageBreak/>
        <w:t>quantification, exploratory bead-based anti-human CD9/CD81 flow cytometry, and cryo-EM. The objective was descriptive: to define physicochemical and ultrastructural characteristics of the two preparations and identify matrix-specific analytical limitations, without inferring EV purity, particle yield, therapeutic function, or biogenesis.</w:t>
      </w:r>
    </w:p>
    <w:p w14:paraId="41C95E8F" w14:textId="77777777" w:rsidR="00131BCE" w:rsidRDefault="00000000" w:rsidP="00A4128A">
      <w:pPr>
        <w:jc w:val="both"/>
        <w:rPr>
          <w:rFonts w:hint="eastAsia"/>
        </w:rPr>
      </w:pPr>
      <w:r>
        <w:rPr>
          <w:rFonts w:eastAsia="Liberation Serif"/>
          <w:b/>
          <w:color w:val="000000"/>
        </w:rPr>
        <w:t>MATERIALS AND METHODS</w:t>
      </w:r>
    </w:p>
    <w:p w14:paraId="653D69AA" w14:textId="77777777" w:rsidR="00131BCE" w:rsidRDefault="00000000" w:rsidP="00A4128A">
      <w:pPr>
        <w:jc w:val="both"/>
        <w:rPr>
          <w:rFonts w:hint="eastAsia"/>
        </w:rPr>
      </w:pPr>
      <w:r>
        <w:rPr>
          <w:rFonts w:eastAsia="Liberation Serif"/>
          <w:b/>
          <w:color w:val="000000"/>
        </w:rPr>
        <w:t>Study design and ethical scope</w:t>
      </w:r>
    </w:p>
    <w:p w14:paraId="000B972C" w14:textId="77777777" w:rsidR="00131BCE" w:rsidRDefault="00000000" w:rsidP="00A4128A">
      <w:pPr>
        <w:ind w:firstLine="567"/>
        <w:jc w:val="both"/>
        <w:rPr>
          <w:rFonts w:hint="eastAsia"/>
        </w:rPr>
      </w:pPr>
      <w:r>
        <w:rPr>
          <w:highlight w:val="green"/>
        </w:rPr>
        <w:t>This descriptive laboratory study compared preparations obtained from healthy-donor urine and commercial wild forest honey. Three urine donor samples and three honey harvest batches were processed separately through the isolation and ultracentrifugation workflow; the resulting post-ultracentrifugation preparations were pooled within each matrix before downstream characterization. Consequently, characterization data represent one pooled urine preparation and one pooled honey preparation rather than donor- or batch-resolved biological replicates. The human-subject component was deliberately limited to urine collection, consistent with the scope of the available ethical approval. Urine was collected from three healthy donors after written informed consent. Honey was treated as non-human commercial material.</w:t>
      </w:r>
    </w:p>
    <w:p w14:paraId="57B3227D" w14:textId="77777777" w:rsidR="00131BCE" w:rsidRDefault="00000000" w:rsidP="00A4128A">
      <w:pPr>
        <w:jc w:val="both"/>
        <w:rPr>
          <w:rFonts w:hint="eastAsia"/>
        </w:rPr>
      </w:pPr>
      <w:r>
        <w:rPr>
          <w:rFonts w:eastAsia="Liberation Serif"/>
          <w:b/>
          <w:color w:val="000000"/>
        </w:rPr>
        <w:t>Urine collection</w:t>
      </w:r>
    </w:p>
    <w:p w14:paraId="0E3EF566" w14:textId="77777777" w:rsidR="00131BCE" w:rsidRDefault="00000000" w:rsidP="00A4128A">
      <w:pPr>
        <w:ind w:firstLine="567"/>
        <w:jc w:val="both"/>
        <w:rPr>
          <w:rFonts w:hint="eastAsia"/>
        </w:rPr>
      </w:pPr>
      <w:r>
        <w:rPr>
          <w:highlight w:val="green"/>
        </w:rPr>
        <w:t>First-morning midstream urine was collected from healthy donors (n = 3) with no reported kidney or urinary tract disease, active urinary tract infection, pregnancy, or use of nephrotoxic medication. Donors were instructed to avoid strenuous exercise before collection. Samples were collected in sterile polypropylene containers, assessed visually and by routine urine quality measures, and processed promptly. Across donors, a total starting volume of 150 mL entered the enrichment workflow. Each donor sample was processed separately through ultracentrifugation before the post-ultracentrifugation preparations were pooled for downstream characterization.</w:t>
      </w:r>
    </w:p>
    <w:p w14:paraId="2058FEF5" w14:textId="77777777" w:rsidR="00131BCE" w:rsidRDefault="00000000" w:rsidP="00A4128A">
      <w:pPr>
        <w:jc w:val="both"/>
        <w:rPr>
          <w:rFonts w:hint="eastAsia"/>
        </w:rPr>
      </w:pPr>
      <w:r>
        <w:rPr>
          <w:rFonts w:eastAsia="Liberation Serif"/>
          <w:b/>
          <w:color w:val="000000"/>
        </w:rPr>
        <w:lastRenderedPageBreak/>
        <w:t>Honey material</w:t>
      </w:r>
    </w:p>
    <w:p w14:paraId="1139B9A0" w14:textId="77777777" w:rsidR="00131BCE" w:rsidRDefault="00000000" w:rsidP="00A4128A">
      <w:pPr>
        <w:ind w:firstLine="567"/>
        <w:jc w:val="both"/>
        <w:rPr>
          <w:rFonts w:hint="eastAsia"/>
        </w:rPr>
      </w:pPr>
      <w:r>
        <w:rPr>
          <w:highlight w:val="green"/>
        </w:rPr>
        <w:t xml:space="preserve">Wild forest honey was obtained from Beezee Honey Indonesia and was produced by the giant honey bee </w:t>
      </w:r>
      <w:r>
        <w:rPr>
          <w:i/>
          <w:highlight w:val="green"/>
        </w:rPr>
        <w:t>Apis dorsata</w:t>
      </w:r>
      <w:r>
        <w:rPr>
          <w:highlight w:val="green"/>
        </w:rPr>
        <w:t xml:space="preserve"> Fabricius, 1793 in a Central Java conservation forest. Three independent harvest batches with a combined starting volume of 150 mL were used. The honey was supplied fresh and unprocessed, transported under cooled and light-protected conditions, and stored at 4 °C before processing. Each batch was processed separately through ultracentrifugation before the post-ultracentrifugation preparations were pooled for downstream characterization.</w:t>
      </w:r>
    </w:p>
    <w:p w14:paraId="6E92E093" w14:textId="77777777" w:rsidR="00131BCE" w:rsidRDefault="00000000" w:rsidP="00A4128A">
      <w:pPr>
        <w:jc w:val="both"/>
        <w:rPr>
          <w:rFonts w:hint="eastAsia"/>
        </w:rPr>
      </w:pPr>
      <w:r>
        <w:rPr>
          <w:rFonts w:eastAsia="Liberation Serif"/>
          <w:b/>
          <w:color w:val="000000"/>
        </w:rPr>
        <w:t>Enrichment of urine and honey preparations</w:t>
      </w:r>
    </w:p>
    <w:p w14:paraId="13BE631D" w14:textId="77777777" w:rsidR="00131BCE" w:rsidRDefault="00000000" w:rsidP="00A4128A">
      <w:pPr>
        <w:ind w:firstLine="567"/>
        <w:jc w:val="both"/>
        <w:rPr>
          <w:rFonts w:hint="eastAsia"/>
        </w:rPr>
      </w:pPr>
      <w:r>
        <w:rPr>
          <w:rFonts w:eastAsia="Liberation Serif"/>
          <w:color w:val="000000"/>
        </w:rPr>
        <w:t>Low- and medium-speed centrifugation steps were performed using a Velocity 18R Pro refrigerated centrifuge. Ultracentrifugation was carried out using an Optima XPN-100 ultracentrifuge (Beckman Coulter, USA) equipped with an SW-41 Ti swinging-bucket rotor (k-factor 124) and thin-wall polypropylene tubes. Relative centrifugal force is reported as × g.</w:t>
      </w:r>
    </w:p>
    <w:p w14:paraId="09ECFED2" w14:textId="77777777" w:rsidR="00131BCE" w:rsidRDefault="00000000" w:rsidP="00A4128A">
      <w:pPr>
        <w:ind w:firstLine="567"/>
        <w:jc w:val="both"/>
        <w:rPr>
          <w:rFonts w:hint="eastAsia"/>
        </w:rPr>
      </w:pPr>
      <w:r>
        <w:rPr>
          <w:highlight w:val="green"/>
        </w:rPr>
        <w:t>Urine was sequentially centrifuged at 400 × g for 10 min and 2,000 × g for 15 min at 20 °C. The supernatant was then centrifuged at 10,000 × g for 30 min at 20 °C, passed through a 0.22 µm polyethersulfone membrane filter, and ultracentrifuged at 100,000 × g for 90 min at 4 °C. This sequence was applied separately to each donor sample. Pelleted material from each donor was gently resuspended in phosphate-buffered saline (PBS), after which the three post-ultracentrifugation preparations were pooled. The cumulative final pooled urine-preparation volume was 15 mL.</w:t>
      </w:r>
    </w:p>
    <w:p w14:paraId="63F86301" w14:textId="77777777" w:rsidR="00131BCE" w:rsidRDefault="00000000" w:rsidP="00A4128A">
      <w:pPr>
        <w:ind w:firstLine="567"/>
        <w:jc w:val="both"/>
        <w:rPr>
          <w:rFonts w:hint="eastAsia"/>
        </w:rPr>
      </w:pPr>
      <w:r>
        <w:rPr>
          <w:highlight w:val="green"/>
        </w:rPr>
        <w:t xml:space="preserve">Honey was diluted 1:20 (v/v) in particle-filtered PBS (pH 7.4) containing protease inhibitor and gently mixed until homogeneous. Clarification comprised 400 × g for 10 min, 2,000 × g for 15 min, and 10,000 × g for 30 min at 20 °C, followed by 0.22 µm polyethersulfone filtration and ultracentrifugation at 100,000 × g for 90 min at 4 °C. This sequence was applied separately to each harvest batch. Pelleted material from each batch was </w:t>
      </w:r>
      <w:r>
        <w:rPr>
          <w:highlight w:val="green"/>
        </w:rPr>
        <w:lastRenderedPageBreak/>
        <w:t>resuspended in PBS, after which the three post-ultracentrifugation preparations were pooled. The cumulative final pooled honey-preparation volume was 14 mL. Final suspension volumes are reported only as operational handling volumes and are not interpreted as particle recovery, particle concentration, or EV yield.</w:t>
      </w:r>
    </w:p>
    <w:p w14:paraId="4AFAF75A" w14:textId="77777777" w:rsidR="00131BCE" w:rsidRDefault="00000000" w:rsidP="00A4128A">
      <w:pPr>
        <w:jc w:val="both"/>
        <w:rPr>
          <w:rFonts w:hint="eastAsia"/>
        </w:rPr>
      </w:pPr>
      <w:r>
        <w:rPr>
          <w:rFonts w:eastAsia="Liberation Serif"/>
          <w:b/>
          <w:color w:val="000000"/>
        </w:rPr>
        <w:t>Particle size and apparent zeta potential</w:t>
      </w:r>
    </w:p>
    <w:p w14:paraId="18F0174E" w14:textId="77777777" w:rsidR="00131BCE" w:rsidRDefault="00000000" w:rsidP="00A4128A">
      <w:pPr>
        <w:ind w:firstLine="567"/>
        <w:jc w:val="both"/>
        <w:rPr>
          <w:rFonts w:hint="eastAsia"/>
        </w:rPr>
      </w:pPr>
      <w:r>
        <w:rPr>
          <w:highlight w:val="green"/>
        </w:rPr>
        <w:t>Hydrodynamic size distributions were measured by DLS using a HORIBA nanoPartica SZ-100V2 Series instrument at 25 °C. Measurements were performed on the pooled matrix preparations diluted in 0.22 µm-filtered PBS, and technical runs were recorded for each matrix. The instrument reported intensity-weighted distributions, Z-average hydrodynamic diameter, and polydispersity index (PDI). Because DLS scattering is strongly influenced by larger particles, the Z-average was interpreted as a matrix-level intensity-weighted descriptor rather than a count-based particle-size distribution (2,18-20). Instrument count-rate values were not interpreted as particle concentrations, and no validated single-particle counting method was performed.</w:t>
      </w:r>
    </w:p>
    <w:p w14:paraId="4DBADC7C" w14:textId="77777777" w:rsidR="00131BCE" w:rsidRDefault="00000000" w:rsidP="00A4128A">
      <w:pPr>
        <w:ind w:firstLine="567"/>
        <w:jc w:val="both"/>
        <w:rPr>
          <w:rFonts w:hint="eastAsia"/>
        </w:rPr>
      </w:pPr>
      <w:r>
        <w:rPr>
          <w:highlight w:val="green"/>
        </w:rPr>
        <w:t>Electrophoretic light scattering was performed on the same instrument at 25 °C. Electrophoretic mobility was converted to zeta potential using the Smoluchowski approximation. Measurements were made in PBS with conductivity of approximately 16 mS/cm. High ionic strength compresses the electrical double layer; therefore, the results are reported exclusively as apparent zeta potentials under the stated buffer conditions and are not interpreted as intrinsic vesicle surface charge or as evidence of colloidal stability.</w:t>
      </w:r>
    </w:p>
    <w:p w14:paraId="14A95006" w14:textId="77777777" w:rsidR="00131BCE" w:rsidRDefault="00000000" w:rsidP="00A4128A">
      <w:pPr>
        <w:jc w:val="both"/>
        <w:rPr>
          <w:rFonts w:hint="eastAsia"/>
        </w:rPr>
      </w:pPr>
      <w:r>
        <w:rPr>
          <w:rFonts w:eastAsia="Liberation Serif"/>
          <w:b/>
          <w:color w:val="000000"/>
        </w:rPr>
        <w:t>Total protein quantification</w:t>
      </w:r>
    </w:p>
    <w:p w14:paraId="3E6FBAE4" w14:textId="77777777" w:rsidR="00131BCE" w:rsidRDefault="00000000" w:rsidP="00A4128A">
      <w:pPr>
        <w:ind w:firstLine="567"/>
        <w:jc w:val="both"/>
        <w:rPr>
          <w:rFonts w:hint="eastAsia"/>
        </w:rPr>
      </w:pPr>
      <w:r>
        <w:rPr>
          <w:highlight w:val="green"/>
        </w:rPr>
        <w:t xml:space="preserve">Total protein in the final pooled suspensions was measured by Bradford assay. Bovine serum albumin standards covered 10-160 µg/mL in five concentrations, each measured in technical triplicate. Samples and standards (5-20 µL) were combined with Bradford reagent to a final volume of 200 µL, incubated for 10 min at room temperature, and read at 595 nm </w:t>
      </w:r>
      <w:r>
        <w:rPr>
          <w:highlight w:val="green"/>
        </w:rPr>
        <w:lastRenderedPageBreak/>
        <w:t>using a Bio-Rad iMark microplate spectrophotometer. Sample concentrations were interpolated from the linear standard curve only within its analytical range. Total protein was not used as a surrogate for EV number or purity. Because absolute particle concentration was not measured, particle-to-protein ratios were not calculated.</w:t>
      </w:r>
    </w:p>
    <w:p w14:paraId="5F6185F5" w14:textId="77777777" w:rsidR="00131BCE" w:rsidRDefault="00000000" w:rsidP="00A4128A">
      <w:pPr>
        <w:jc w:val="both"/>
        <w:rPr>
          <w:rFonts w:hint="eastAsia"/>
        </w:rPr>
      </w:pPr>
      <w:r>
        <w:rPr>
          <w:rFonts w:eastAsia="Liberation Serif"/>
          <w:b/>
          <w:color w:val="000000"/>
        </w:rPr>
        <w:t>Exploratory bead-based flow cytometry</w:t>
      </w:r>
    </w:p>
    <w:p w14:paraId="3B5CECA2" w14:textId="77777777" w:rsidR="00131BCE" w:rsidRDefault="00000000" w:rsidP="00A4128A">
      <w:pPr>
        <w:ind w:firstLine="567"/>
        <w:jc w:val="both"/>
        <w:rPr>
          <w:rFonts w:hint="eastAsia"/>
        </w:rPr>
      </w:pPr>
      <w:r>
        <w:rPr>
          <w:highlight w:val="green"/>
        </w:rPr>
        <w:t>Exploratory tetraspanin-associated signal in the pooled urine preparation was assessed using the Exosome Isolation and Analysis Kit - Flow Cytometry, Plasma (Abcam, Cambridge, UK; Cat. No. ab267479). The urine preparation was incubated overnight with 6.5 ± 0.2 µm polystyrene capture beads pre-coupled with anti-human CD9, blocked with the supplied assay buffer, and stained with PE-conjugated anti-human CD81 (clone M38) for 60 min at 2-8 °C. An unstained bead-sample tube was used to set background. Isotype-matched, bead-only, and detergent-lysis controls were not available. Calnexin, albumin, uromodulin, and a broader panel of EV-associated and negative/contaminant markers were not assessed. Although the anti-human kit had also been applied exploratorily to the honey preparation during the original experiment, those data are not reported in the revised Results, Table 4, or Figure 4 because anti-human CD9/CD81 reagents are not validated for honey-derived particles and cannot establish their identity.</w:t>
      </w:r>
    </w:p>
    <w:p w14:paraId="76EEDA84" w14:textId="77777777" w:rsidR="00131BCE" w:rsidRDefault="00000000" w:rsidP="00A4128A">
      <w:pPr>
        <w:ind w:firstLine="567"/>
        <w:jc w:val="both"/>
        <w:rPr>
          <w:rFonts w:hint="eastAsia"/>
        </w:rPr>
      </w:pPr>
      <w:r>
        <w:rPr>
          <w:highlight w:val="green"/>
        </w:rPr>
        <w:t>The pooled urine preparation was analyzed on a BD FACSCanto II flow cytometer (BD Biosciences, USA) using FACSDiva version 6.1.3. The gating sequence comprised exclusion of debris by forward/side scatter, singlet selection, bead-event identification, and CD81 assessment in the PE channel. CD81-positive values represent percentages of events within the bead gate and not percentages of individual EVs (21). In the absence of a broader positive/negative marker panel, the assay was interpreted only as exploratory evidence of anti-human CD81-associated signal and not as proof of EV purity or definitive EV identity.</w:t>
      </w:r>
      <w:del w:id="1" w:author="Authors" w:date="2026-10-07T00:00:00Z">
        <w:r>
          <w:rPr>
            <w:highlight w:val="yellow"/>
          </w:rPr>
          <w:delText xml:space="preserve"> The anti-human kit was adapted to urine and used only exploratorily for honey; it is not validated as an identity assay for honey-derived particles.</w:delText>
        </w:r>
      </w:del>
    </w:p>
    <w:p w14:paraId="4441E7B9" w14:textId="77777777" w:rsidR="00131BCE" w:rsidRDefault="00000000" w:rsidP="00A4128A">
      <w:pPr>
        <w:jc w:val="both"/>
        <w:rPr>
          <w:rFonts w:hint="eastAsia"/>
        </w:rPr>
      </w:pPr>
      <w:r>
        <w:rPr>
          <w:rFonts w:eastAsia="Liberation Serif"/>
          <w:b/>
          <w:color w:val="000000"/>
        </w:rPr>
        <w:t>Cryo-electron microscopy</w:t>
      </w:r>
    </w:p>
    <w:p w14:paraId="2F638218" w14:textId="77777777" w:rsidR="00131BCE" w:rsidRDefault="00000000" w:rsidP="00A4128A">
      <w:pPr>
        <w:ind w:firstLine="567"/>
        <w:jc w:val="both"/>
        <w:rPr>
          <w:rFonts w:hint="eastAsia"/>
        </w:rPr>
      </w:pPr>
      <w:r>
        <w:rPr>
          <w:rFonts w:eastAsia="Liberation Serif"/>
          <w:color w:val="000000"/>
        </w:rPr>
        <w:lastRenderedPageBreak/>
        <w:t>Morphology was examined using a 100 kV Tundra Cryo-TEM (Thermo Fisher Scientific). Samples (4 µL) were applied to glow-discharged 200-mesh copper grids with Lacey Formvar/Carbon support film. Grids were blotted in a Vitrobot Mark IV at approximately 4 °C and 100% relative humidity for 6 s at force level 3 and vitrified by plunging into liquid ethane. Representative micrographs were acquired at 180,000× magnification with an electron dose of 18.52 electrons/Å². Cryo-EM was used to document membrane-enclosed structures; it was not used to infer particle concentration, purity, or EV biogenesis (2,22-24).</w:t>
      </w:r>
    </w:p>
    <w:p w14:paraId="17829D0D" w14:textId="77777777" w:rsidR="00131BCE" w:rsidRDefault="00000000" w:rsidP="00A4128A">
      <w:pPr>
        <w:jc w:val="both"/>
        <w:rPr>
          <w:rFonts w:hint="eastAsia"/>
        </w:rPr>
      </w:pPr>
      <w:r>
        <w:rPr>
          <w:rFonts w:eastAsia="Liberation Serif"/>
          <w:b/>
          <w:color w:val="000000"/>
        </w:rPr>
        <w:t>Data analysis</w:t>
      </w:r>
    </w:p>
    <w:p w14:paraId="08CFB665" w14:textId="77777777" w:rsidR="00131BCE" w:rsidRDefault="00000000" w:rsidP="00A4128A">
      <w:pPr>
        <w:ind w:firstLine="567"/>
        <w:jc w:val="both"/>
        <w:rPr>
          <w:rFonts w:hint="eastAsia"/>
        </w:rPr>
      </w:pPr>
      <w:r>
        <w:rPr>
          <w:highlight w:val="green"/>
        </w:rPr>
        <w:t>Analysis was descriptive. Source samples were processed separately through ultracentrifugation, but the resulting post-ultracentrifugation preparations were pooled within each matrix before downstream characterization. The available characterization dataset therefore represents pooled matrix-level preparations and technical runs rather than donor- or batch-resolved biological replicates. Technical runs were not treated as independent biological replicates, and no inferential comparison between urine and honey was performed. Results are presented as observed ranges, concentrations, percentages, or representative instrument outputs as appropriate. Because absolute particle concentration was not measured, no particle-to-protein ratio was calculated.</w:t>
      </w:r>
    </w:p>
    <w:p w14:paraId="2394FCC9" w14:textId="77777777" w:rsidR="00131BCE" w:rsidRDefault="00000000" w:rsidP="00A4128A">
      <w:pPr>
        <w:jc w:val="both"/>
        <w:rPr>
          <w:rFonts w:hint="eastAsia"/>
        </w:rPr>
      </w:pPr>
      <w:r>
        <w:rPr>
          <w:rFonts w:eastAsia="Liberation Serif"/>
          <w:b/>
          <w:color w:val="000000"/>
        </w:rPr>
        <w:t>RESULTS</w:t>
      </w:r>
    </w:p>
    <w:p w14:paraId="25B2786C" w14:textId="77777777" w:rsidR="00131BCE" w:rsidRDefault="00000000" w:rsidP="00A4128A">
      <w:pPr>
        <w:jc w:val="both"/>
        <w:rPr>
          <w:rFonts w:hint="eastAsia"/>
        </w:rPr>
      </w:pPr>
      <w:r>
        <w:rPr>
          <w:rFonts w:eastAsia="Liberation Serif"/>
          <w:b/>
          <w:color w:val="000000"/>
        </w:rPr>
        <w:t>Particle size distribution</w:t>
      </w:r>
    </w:p>
    <w:p w14:paraId="4AC29310" w14:textId="77777777" w:rsidR="00131BCE" w:rsidRDefault="00000000" w:rsidP="00A4128A">
      <w:pPr>
        <w:ind w:firstLine="567"/>
        <w:jc w:val="both"/>
        <w:rPr>
          <w:rFonts w:hint="eastAsia"/>
        </w:rPr>
      </w:pPr>
      <w:r>
        <w:rPr>
          <w:rFonts w:eastAsia="Liberation Serif"/>
          <w:color w:val="000000"/>
        </w:rPr>
        <w:t xml:space="preserve">DLS demonstrated heterogeneous intensity-weighted particle distributions in both preparations. Urine showed Z-average values from 111.9 to 324.9 nm across available runs; the representative run shown in Figure 1(a) had a Z-average of 162.2 nm and PDI of 0.558. Honey showed Z-average values from 211.3 to 614.1 nm; the representative run shown in Figure 1(b) had a Z-average of 211.3 nm and PDI of 1.698, indicating marked heterogeneity. </w:t>
      </w:r>
      <w:r>
        <w:rPr>
          <w:rFonts w:eastAsia="Liberation Serif"/>
          <w:color w:val="000000"/>
        </w:rPr>
        <w:lastRenderedPageBreak/>
        <w:t>A small-size intensity mode near 58.3 nm accounted for approximately 22% of the area in one honey run, but DLS intensity weighting prevents interpretation of that area as a particle-number fraction.</w:t>
      </w:r>
    </w:p>
    <w:p w14:paraId="25909FC3" w14:textId="77777777" w:rsidR="00131BCE" w:rsidRDefault="00000000" w:rsidP="00A4128A">
      <w:pPr>
        <w:jc w:val="both"/>
        <w:rPr>
          <w:rFonts w:hint="eastAsia"/>
        </w:rPr>
      </w:pPr>
      <w:r>
        <w:rPr>
          <w:rFonts w:eastAsia="Liberation Serif"/>
          <w:b/>
          <w:color w:val="000000"/>
        </w:rPr>
        <w:t>Apparent zeta potential</w:t>
      </w:r>
    </w:p>
    <w:p w14:paraId="384DB23D" w14:textId="77777777" w:rsidR="00131BCE" w:rsidRDefault="00000000" w:rsidP="00A4128A">
      <w:pPr>
        <w:ind w:firstLine="567"/>
        <w:jc w:val="both"/>
        <w:rPr>
          <w:rFonts w:hint="eastAsia"/>
        </w:rPr>
      </w:pPr>
      <w:r>
        <w:rPr>
          <w:highlight w:val="green"/>
        </w:rPr>
        <w:t>The pooled urine preparation showed an apparent zeta potential of approximately +0.1 mV, whereas the pooled honey preparation ranged from -3.0 to -1.6 mV (Table 2; Figure 2). Conductivity was 16.628 mS/cm for the urine measurement and 15.996 mS/cm for honey. Because both measurements were made in high-conductivity PBS, these low-magnitude values were treated as buffer-limited observations rather than intrinsic surface-charge estimates, and no inference regarding colloidal stability was made.</w:t>
      </w:r>
    </w:p>
    <w:p w14:paraId="17BBA30F" w14:textId="77777777" w:rsidR="00131BCE" w:rsidRDefault="00000000" w:rsidP="00A4128A">
      <w:pPr>
        <w:jc w:val="both"/>
        <w:rPr>
          <w:rFonts w:hint="eastAsia"/>
        </w:rPr>
      </w:pPr>
      <w:r>
        <w:rPr>
          <w:rFonts w:eastAsia="Liberation Serif"/>
          <w:b/>
          <w:color w:val="000000"/>
        </w:rPr>
        <w:t>Total protein</w:t>
      </w:r>
    </w:p>
    <w:p w14:paraId="146B2236" w14:textId="77777777" w:rsidR="00131BCE" w:rsidRDefault="00000000" w:rsidP="00A4128A">
      <w:pPr>
        <w:ind w:firstLine="567"/>
        <w:jc w:val="both"/>
        <w:rPr>
          <w:rFonts w:hint="eastAsia"/>
        </w:rPr>
      </w:pPr>
      <w:r>
        <w:rPr>
          <w:highlight w:val="green"/>
        </w:rPr>
        <w:t>The Bradford standard curve was linear over the working range (y = 0.00193x + 0.0107; R² = 0.989; Figure 3). Total protein concentration in the final pooled suspension was 187.7 µg/mL for urine and 181.6 µg/mL for honey. Multiplying these concentrations by the cumulative final suspension volumes corresponded to 2.82 mg and 2.54 mg of total protein present in the final pooled suspensions, respectively (Table 3). These values do not distinguish vesicle-associated protein from co-isolated soluble or non-vesicular protein and should not be interpreted as particle abundance, recovery efficiency, or EV yield. Particle-to-protein ratios were not calculated because absolute particle concentration was unavailable.</w:t>
      </w:r>
    </w:p>
    <w:p w14:paraId="6D0C2816" w14:textId="77777777" w:rsidR="00131BCE" w:rsidRDefault="00000000" w:rsidP="00A4128A">
      <w:pPr>
        <w:jc w:val="both"/>
        <w:rPr>
          <w:rFonts w:hint="eastAsia"/>
        </w:rPr>
      </w:pPr>
      <w:r>
        <w:rPr>
          <w:rFonts w:eastAsia="Liberation Serif"/>
          <w:b/>
          <w:color w:val="000000"/>
        </w:rPr>
        <w:t>Anti-human CD81 signal in bead-based flow cytometry</w:t>
      </w:r>
    </w:p>
    <w:p w14:paraId="066AD639" w14:textId="77777777" w:rsidR="00131BCE" w:rsidRDefault="00000000" w:rsidP="00A4128A">
      <w:pPr>
        <w:ind w:firstLine="567"/>
        <w:jc w:val="both"/>
        <w:rPr>
          <w:rFonts w:hint="eastAsia"/>
        </w:rPr>
      </w:pPr>
      <w:r>
        <w:rPr>
          <w:highlight w:val="green"/>
        </w:rPr>
        <w:t xml:space="preserve">The unstained pooled urine preparation showed 0.1% CD81-positive events within the bead gate. After staining, the pooled urine preparation showed 20.0% CD81-positive bead events by the prespecified dot-plot gate (19.3% by the available histogram gate; Table 4; Figure 4). These percentages describe bead-gated events and do not represent percentages or </w:t>
      </w:r>
      <w:r>
        <w:rPr>
          <w:highlight w:val="green"/>
        </w:rPr>
        <w:lastRenderedPageBreak/>
        <w:t>concentrations of individual EVs. Because a broader positive/negative marker panel was not available, the finding is interpreted only as exploratory anti-human CD81-associated signal.</w:t>
      </w:r>
      <w:del w:id="2" w:author="Authors" w:date="2026-10-07T00:00:00Z">
        <w:r>
          <w:rPr>
            <w:highlight w:val="yellow"/>
          </w:rPr>
          <w:delText xml:space="preserve"> Unstained controls showed 0.0% CD81-positive events for honey, and the stained honey preparation showed 0.3% by both readouts.</w:delText>
        </w:r>
      </w:del>
    </w:p>
    <w:p w14:paraId="4BA8F07E" w14:textId="77777777" w:rsidR="00131BCE" w:rsidRDefault="00000000" w:rsidP="00A4128A">
      <w:pPr>
        <w:jc w:val="both"/>
        <w:rPr>
          <w:rFonts w:hint="eastAsia"/>
        </w:rPr>
      </w:pPr>
      <w:r>
        <w:rPr>
          <w:rFonts w:eastAsia="Liberation Serif"/>
          <w:b/>
          <w:color w:val="000000"/>
        </w:rPr>
        <w:t>Cryo-electron microscopy</w:t>
      </w:r>
    </w:p>
    <w:p w14:paraId="2B1EFCEC" w14:textId="77777777" w:rsidR="00131BCE" w:rsidRDefault="00000000" w:rsidP="00A4128A">
      <w:pPr>
        <w:ind w:firstLine="567"/>
        <w:jc w:val="both"/>
        <w:rPr>
          <w:rFonts w:hint="eastAsia"/>
        </w:rPr>
      </w:pPr>
      <w:r>
        <w:rPr>
          <w:rFonts w:eastAsia="Liberation Serif"/>
          <w:color w:val="000000"/>
        </w:rPr>
        <w:t>Cryo-EM showed rounded or ovoid membrane-enclosed vesicular structures in both preparations (Figure 5). Representative fields contained structures in the nanoscale range, with no attempt to derive a quantitative diameter distribution from the selected micrographs. These observations establish the presence of membrane-enclosed material in the preparations but do not establish particle concentration, purity, or biogenesis-based EV subtype.</w:t>
      </w:r>
    </w:p>
    <w:p w14:paraId="5ED9B9D5" w14:textId="77777777" w:rsidR="00131BCE" w:rsidRDefault="00000000" w:rsidP="00A4128A">
      <w:pPr>
        <w:jc w:val="both"/>
        <w:rPr>
          <w:rFonts w:hint="eastAsia"/>
        </w:rPr>
      </w:pPr>
      <w:r>
        <w:rPr>
          <w:rFonts w:eastAsia="Liberation Serif"/>
          <w:b/>
          <w:color w:val="000000"/>
        </w:rPr>
        <w:t>DISCUSSION</w:t>
      </w:r>
    </w:p>
    <w:p w14:paraId="61BB00E3" w14:textId="77777777" w:rsidR="00131BCE" w:rsidRDefault="00000000" w:rsidP="00A4128A">
      <w:pPr>
        <w:ind w:firstLine="567"/>
        <w:jc w:val="both"/>
        <w:rPr>
          <w:rFonts w:hint="eastAsia"/>
        </w:rPr>
      </w:pPr>
      <w:r>
        <w:rPr>
          <w:highlight w:val="green"/>
        </w:rPr>
        <w:t>The present comparison shows that a common enrichment framework produced membrane-enclosed, nanoscale-to-submicron material from both urine and honey while also illustrating why matrix-specific interpretation is essential. The strongest evidence common to the two pooled preparations was morphological: cryo-EM directly demonstrated membrane-enclosed structures. DLS and total-protein measurements complemented that observation but could not establish EV identity, purity, or particle abundance on their own. This interpretation follows MISEV2023 principles, which emphasize orthogonal characterization and explicit acknowledgement of method-specific limitations (2).</w:t>
      </w:r>
    </w:p>
    <w:p w14:paraId="5E1DDC81" w14:textId="77777777" w:rsidR="00131BCE" w:rsidRDefault="00000000" w:rsidP="00A4128A">
      <w:pPr>
        <w:ind w:firstLine="567"/>
        <w:jc w:val="both"/>
        <w:rPr>
          <w:rFonts w:hint="eastAsia"/>
        </w:rPr>
      </w:pPr>
      <w:r>
        <w:rPr>
          <w:rFonts w:eastAsia="Liberation Serif"/>
          <w:color w:val="000000"/>
        </w:rPr>
        <w:t>Urine showed a broad DLS range despite a representative nanoscale peak. This is plausible for urinary preparations because concentration, storage, urinary proteins, and uromodulin can alter aggregation and recovery (6,7). DLS is also intrinsically biased toward larger scatterers, so a modest amount of aggregated or larger material can markedly shift the intensity-weighted Z-average. The reported values should therefore be read as preparation-level physical descriptors, not as the median diameter of individual vesicles. A single-particle method such as nanoparticle tracking analysis or another validated particle-counting approach would be required to obtain a particle concentration and count-based size distribution.</w:t>
      </w:r>
    </w:p>
    <w:p w14:paraId="3AA12B1D" w14:textId="77777777" w:rsidR="00131BCE" w:rsidRDefault="00000000" w:rsidP="00A4128A">
      <w:pPr>
        <w:ind w:firstLine="567"/>
        <w:jc w:val="both"/>
        <w:rPr>
          <w:rFonts w:hint="eastAsia"/>
        </w:rPr>
      </w:pPr>
      <w:r>
        <w:rPr>
          <w:rFonts w:eastAsia="Liberation Serif"/>
          <w:color w:val="000000"/>
        </w:rPr>
        <w:lastRenderedPageBreak/>
        <w:t>Honey was even more heterogeneous by DLS, with a PDI of 1.698 in the representative run and Z-average values extending into the submicron range. This does not negate the cryo-EM observation of membrane-enclosed nanoscale structures; rather, it indicates that the suspension also contained larger or aggregated material that dominated intensity-weighted scattering. Prior studies have reported vesicle-like nanoparticles in honey and bee products, but such particles should be described using source-aware terminology and characterized independently of mammalian EV markers (14,16).</w:t>
      </w:r>
    </w:p>
    <w:p w14:paraId="53FFC0BD" w14:textId="77777777" w:rsidR="00131BCE" w:rsidRDefault="00000000" w:rsidP="00A4128A">
      <w:pPr>
        <w:ind w:firstLine="567"/>
        <w:jc w:val="both"/>
        <w:rPr>
          <w:rFonts w:hint="eastAsia"/>
        </w:rPr>
      </w:pPr>
      <w:r>
        <w:rPr>
          <w:highlight w:val="green"/>
        </w:rPr>
        <w:t>The zeta-potential experiment provides a further example of an analytical limitation that can otherwise be overinterpreted. Both matrices were measured in PBS with conductivity close to 16 mS/cm. Under these conditions, compression of the electrical double layer makes the near-neutral apparent values unsuitable as intrinsic surface-charge measurements or as evidence of colloidal stability. No residual preparations were available for repeat measurement under validated low-conductivity conditions. Future studies should use an appropriate low-conductivity dispersant and explicitly report ionic strength, pH, conductivity, and dilution conditions.</w:t>
      </w:r>
    </w:p>
    <w:p w14:paraId="1591FE43" w14:textId="77777777" w:rsidR="00131BCE" w:rsidRDefault="00000000" w:rsidP="00A4128A">
      <w:pPr>
        <w:ind w:firstLine="567"/>
        <w:jc w:val="both"/>
        <w:rPr>
          <w:rFonts w:hint="eastAsia"/>
        </w:rPr>
      </w:pPr>
      <w:r>
        <w:rPr>
          <w:highlight w:val="green"/>
        </w:rPr>
        <w:t>Total protein concentrations were similar in the final pooled urine and honey suspensions, but protein quantity cannot be equated with particle number. Urinary preparations can contain uromodulin and soluble proteins, whereas honey contains abundant non-vesicular biomolecules. Because no absolute particle-counting method was performed, particle-to-protein ratios could not be calculated. Future work should pair validated particle counts with protein measurements and matrix-specific contaminant assessment to support more meaningful particle-to-protein interpretation (2,6).</w:t>
      </w:r>
    </w:p>
    <w:p w14:paraId="1CD3FD86" w14:textId="77777777" w:rsidR="00131BCE" w:rsidRDefault="00000000" w:rsidP="00A4128A">
      <w:pPr>
        <w:ind w:firstLine="567"/>
        <w:jc w:val="both"/>
        <w:rPr>
          <w:rFonts w:hint="eastAsia"/>
        </w:rPr>
      </w:pPr>
      <w:r>
        <w:rPr>
          <w:highlight w:val="green"/>
        </w:rPr>
        <w:t xml:space="preserve">The bead-based flow-cytometry finding is restricted to the pooled urine preparation. The 20.0% anti-human CD81-associated bead signal above the 0.1% unstained background is consistent with capture of human tetraspanin-bearing material; however, bead capture does </w:t>
      </w:r>
      <w:r>
        <w:rPr>
          <w:highlight w:val="green"/>
        </w:rPr>
        <w:lastRenderedPageBreak/>
        <w:t>not directly enumerate single EVs, and the absence of calnexin, albumin, uromodulin, broader EV-associated markers, and additional assay controls precludes claims of high purity or definitive EV identity. The anti-human CD9/CD81 results obtained from honey in the original exploratory experiment were removed from the revised evidentiary dataset because the reagents are not source-appropriate for honey-derived particles. Accordingly, the honey preparation is described only as a vesicle-like nanoparticle preparation supported by physicochemical measurements and cryo-EM morphology; source-appropriate molecular or membrane markers will be required for future validation.</w:t>
      </w:r>
      <w:del w:id="3" w:author="Authors" w:date="2026-10-07T00:00:00Z">
        <w:r>
          <w:rPr>
            <w:highlight w:val="yellow"/>
          </w:rPr>
          <w:delText xml:space="preserve"> The honey result cannot be interpreted with the same biological meaning. The 0.3% signal in honey is therefore best regarded as assay background or limited cross-reactivity rather than evidence for or against honey vesicle identity.</w:delText>
        </w:r>
      </w:del>
    </w:p>
    <w:p w14:paraId="0BB1C577" w14:textId="77777777" w:rsidR="00131BCE" w:rsidRDefault="00000000" w:rsidP="00A4128A">
      <w:pPr>
        <w:ind w:firstLine="567"/>
        <w:jc w:val="both"/>
        <w:rPr>
          <w:rFonts w:hint="eastAsia"/>
        </w:rPr>
      </w:pPr>
      <w:r>
        <w:rPr>
          <w:highlight w:val="green"/>
        </w:rPr>
        <w:t>This study has several foundational limitations. First, absolute particle concentration was not measured with a validated single-particle method; DLS data therefore cannot provide particles/mL, and a particle-to-protein ratio cannot be calculated. Second, zeta potential was measured only in high-conductivity PBS, so the reported values are buffer-limited apparent measurements and cannot define intrinsic surface charge or colloidal stability. Third, urinary flow cytometry used a limited anti-human CD9/CD81 bead assay without calnexin, albumin, uromodulin, a broader positive/negative marker panel, or complete assay controls; the honey anti-human tetraspanin results were excluded because the assay is not source-appropriate. Fourth, although donor and batch samples were processed separately through ultracentrifugation, the post-ultracentrifugation preparations were pooled before characterization, precluding donor- or batch-resolved biological replication and inferential statistics. Finally, no cellular uptake, cytotoxicity, loading, or other functional assays were performed. Residual preparations were not available for additional validation. These limitations preclude conclusions regarding particle purity, biological activity, safety, or therapeutic delivery and define priorities for a subsequent validation study.</w:t>
      </w:r>
    </w:p>
    <w:p w14:paraId="3DF11A28" w14:textId="77777777" w:rsidR="00131BCE" w:rsidRDefault="00000000" w:rsidP="00A4128A">
      <w:pPr>
        <w:ind w:firstLine="567"/>
        <w:jc w:val="both"/>
        <w:rPr>
          <w:rFonts w:hint="eastAsia"/>
        </w:rPr>
      </w:pPr>
      <w:r>
        <w:rPr>
          <w:highlight w:val="green"/>
        </w:rPr>
        <w:t xml:space="preserve">Despite these constraints, the study provides a transparent descriptive comparison of two biologically distinct matrices processed using the same broad enrichment framework. </w:t>
      </w:r>
      <w:r>
        <w:rPr>
          <w:highlight w:val="green"/>
        </w:rPr>
        <w:lastRenderedPageBreak/>
        <w:t>Similar comparative characterization has been used to optimize EV methods in human serum (25). The contribution of the present work is therefore methodological and descriptive: it documents how observed physicochemical and ultrastructural readouts, and their interpretive limits, differ between a pooled human biofluid preparation and a pooled complex non-human natural-product preparation. These observations are intended to inform the design of future studies using independent biological preparations, validated particle counting, source-appropriate marker panels, and functional assays.</w:t>
      </w:r>
    </w:p>
    <w:p w14:paraId="658545A6" w14:textId="77777777" w:rsidR="00131BCE" w:rsidRDefault="00000000" w:rsidP="00A4128A">
      <w:pPr>
        <w:jc w:val="both"/>
        <w:rPr>
          <w:rFonts w:hint="eastAsia"/>
        </w:rPr>
      </w:pPr>
      <w:r>
        <w:rPr>
          <w:rFonts w:eastAsia="Liberation Serif"/>
          <w:b/>
          <w:color w:val="000000"/>
        </w:rPr>
        <w:t>CONCLUSION</w:t>
      </w:r>
    </w:p>
    <w:p w14:paraId="44CDD855" w14:textId="77777777" w:rsidR="00131BCE" w:rsidRDefault="00000000" w:rsidP="00A4128A">
      <w:pPr>
        <w:ind w:firstLine="567"/>
        <w:jc w:val="both"/>
        <w:rPr>
          <w:rFonts w:hint="eastAsia"/>
        </w:rPr>
      </w:pPr>
      <w:r>
        <w:rPr>
          <w:highlight w:val="green"/>
        </w:rPr>
        <w:t>This exploratory study shows that ultracentrifugation-based processing produced pooled urinary EV-enriched and honey-derived vesicle-like nanoparticle preparations containing membrane-enclosed nanoscale structures. The preparations showed matrix-dependent differences in observed physicochemical characteristics, while total-protein measurements alone could not establish particle abundance or purity. Because absolute particle quantification, broader positive and negative marker panels, independent biological replication, and functional assays were unavailable, no conclusion can be drawn regarding particle purity, biological activity, safety, or suitability for therapeutic delivery. The findings should therefore be regarded as a descriptive physicochemical and ultrastructural baseline for future studies using quantitatively characterized and independently prepared material.</w:t>
      </w:r>
      <w:del w:id="4" w:author="Authors" w:date="2026-10-07T00:00:00Z">
        <w:r>
          <w:rPr>
            <w:highlight w:val="yellow"/>
          </w:rPr>
          <w:delText xml:space="preserve"> Urine showed a clearer anti-human CD81-associated bead signal, whereas the human tetraspanin assay was not suitable for validating honey-derived particles.</w:delText>
        </w:r>
      </w:del>
    </w:p>
    <w:p w14:paraId="27F1055B" w14:textId="77777777" w:rsidR="00131BCE" w:rsidRDefault="00000000" w:rsidP="00A4128A">
      <w:pPr>
        <w:jc w:val="both"/>
        <w:rPr>
          <w:rFonts w:hint="eastAsia"/>
        </w:rPr>
      </w:pPr>
      <w:r>
        <w:rPr>
          <w:rFonts w:eastAsia="Liberation Serif"/>
          <w:b/>
          <w:color w:val="000000"/>
        </w:rPr>
        <w:t>ACKNOWLEDGEMENTS</w:t>
      </w:r>
    </w:p>
    <w:p w14:paraId="64672AAE" w14:textId="77777777" w:rsidR="00131BCE" w:rsidRDefault="00000000" w:rsidP="00A4128A">
      <w:pPr>
        <w:jc w:val="both"/>
        <w:rPr>
          <w:rFonts w:hint="eastAsia"/>
        </w:rPr>
      </w:pPr>
      <w:r>
        <w:rPr>
          <w:rFonts w:eastAsia="Liberation Serif"/>
          <w:color w:val="000000"/>
        </w:rPr>
        <w:t>Funding and author-identifying acknowledgements are provided in the separate title page and are withheld here to preserve double-blind peer review.</w:t>
      </w:r>
    </w:p>
    <w:p w14:paraId="64DD3F02" w14:textId="77777777" w:rsidR="00131BCE" w:rsidRDefault="00000000" w:rsidP="00A4128A">
      <w:pPr>
        <w:jc w:val="both"/>
        <w:rPr>
          <w:rFonts w:hint="eastAsia"/>
        </w:rPr>
      </w:pPr>
      <w:r>
        <w:rPr>
          <w:rFonts w:eastAsia="Liberation Serif"/>
          <w:b/>
          <w:color w:val="000000"/>
        </w:rPr>
        <w:t>ETHICAL STATEMENT</w:t>
      </w:r>
    </w:p>
    <w:p w14:paraId="16C71BDA" w14:textId="77777777" w:rsidR="00131BCE" w:rsidRDefault="00000000" w:rsidP="00A4128A">
      <w:pPr>
        <w:jc w:val="both"/>
        <w:rPr>
          <w:rFonts w:hint="eastAsia"/>
        </w:rPr>
      </w:pPr>
      <w:r>
        <w:rPr>
          <w:rFonts w:eastAsia="Liberation Serif"/>
          <w:color w:val="000000"/>
        </w:rPr>
        <w:t xml:space="preserve">The human-subject component of this study was limited to urine collection from healthy donors. Urine donor procedures were conducted in accordance with the Declaration of Helsinki. This component was approved by the Medical and Health Research Ethics </w:t>
      </w:r>
      <w:r>
        <w:rPr>
          <w:rFonts w:eastAsia="Liberation Serif"/>
          <w:color w:val="000000"/>
        </w:rPr>
        <w:lastRenderedPageBreak/>
        <w:t>Committee, Faculty of Medicine and Health Sciences, Krida Wacana Christian University (Approval No. 1939/SLKE/IM/UKKW/FKIK/KEPK/III/2025; 27 March 2025) under the protocol “Isolation and identification of extracellular vesicles from healthy donor urine.” Written informed consent was obtained from all urine donors before sample collection. Honey was a commercial non-human material and did not require human-subject ethics approval.</w:t>
      </w:r>
    </w:p>
    <w:p w14:paraId="6F8431CA" w14:textId="77777777" w:rsidR="00131BCE" w:rsidRDefault="00000000" w:rsidP="00A4128A">
      <w:pPr>
        <w:jc w:val="both"/>
        <w:rPr>
          <w:rFonts w:hint="eastAsia"/>
        </w:rPr>
      </w:pPr>
      <w:r>
        <w:rPr>
          <w:rFonts w:eastAsia="Liberation Serif"/>
          <w:b/>
          <w:color w:val="000000"/>
        </w:rPr>
        <w:t>CONFLICT OF INTEREST</w:t>
      </w:r>
    </w:p>
    <w:p w14:paraId="3D770A0B" w14:textId="77777777" w:rsidR="00131BCE" w:rsidRDefault="00000000" w:rsidP="00A4128A">
      <w:pPr>
        <w:jc w:val="both"/>
        <w:rPr>
          <w:rFonts w:hint="eastAsia"/>
        </w:rPr>
      </w:pPr>
      <w:r>
        <w:rPr>
          <w:rFonts w:eastAsia="Liberation Serif"/>
          <w:color w:val="000000"/>
        </w:rPr>
        <w:t>The authors declare no conflict of interest.</w:t>
      </w:r>
    </w:p>
    <w:p w14:paraId="1AC924FC" w14:textId="77777777" w:rsidR="00131BCE" w:rsidRDefault="00000000" w:rsidP="00A4128A">
      <w:pPr>
        <w:jc w:val="both"/>
        <w:rPr>
          <w:rFonts w:hint="eastAsia"/>
        </w:rPr>
      </w:pPr>
      <w:r>
        <w:rPr>
          <w:rFonts w:eastAsia="Liberation Serif"/>
          <w:b/>
          <w:color w:val="000000"/>
        </w:rPr>
        <w:t>REFERENCES</w:t>
      </w:r>
    </w:p>
    <w:p w14:paraId="319C9AFC" w14:textId="77777777" w:rsidR="00131BCE" w:rsidRDefault="00000000" w:rsidP="00A4128A">
      <w:pPr>
        <w:ind w:left="397" w:hanging="397"/>
        <w:jc w:val="both"/>
        <w:rPr>
          <w:rFonts w:hint="eastAsia"/>
        </w:rPr>
      </w:pPr>
      <w:r>
        <w:rPr>
          <w:rFonts w:eastAsia="Liberation Serif"/>
          <w:color w:val="000000"/>
          <w:sz w:val="21"/>
        </w:rPr>
        <w:t>1. Théry C, Witwer KW, Aikawa E, Alcaraz MJ, Anderson JD, Andriantsitohaina R, et al. Minimal information for studies of extracellular vesicles 2018 (MISEV2018): A position statement of the International Society for Extracellular Vesicles and update of the MISEV2014 guidelines. J Extracell Vesicles 2018;7(1):1535750. doi:10.1080/20013078.2018.1535750.</w:t>
      </w:r>
    </w:p>
    <w:p w14:paraId="5FF27B4E" w14:textId="77777777" w:rsidR="00131BCE" w:rsidRDefault="00000000" w:rsidP="00A4128A">
      <w:pPr>
        <w:ind w:left="397" w:hanging="397"/>
        <w:jc w:val="both"/>
        <w:rPr>
          <w:rFonts w:hint="eastAsia"/>
        </w:rPr>
      </w:pPr>
      <w:r>
        <w:rPr>
          <w:rFonts w:eastAsia="Liberation Serif"/>
          <w:color w:val="000000"/>
          <w:sz w:val="21"/>
        </w:rPr>
        <w:t>2. Welsh JA, Goberdhan DCI, O'Driscoll L, Buzas EI, Blenkiron C, Bussolati B, et al. Minimal information for studies of extracellular vesicles (MISEV2023): From basic to advanced approaches. J Extracell Vesicles 2024;13(2):e12404. doi:10.1002/jev2.12404.</w:t>
      </w:r>
    </w:p>
    <w:p w14:paraId="74713D4B" w14:textId="77777777" w:rsidR="00131BCE" w:rsidRDefault="00000000" w:rsidP="00A4128A">
      <w:pPr>
        <w:ind w:left="397" w:hanging="397"/>
        <w:jc w:val="both"/>
        <w:rPr>
          <w:rFonts w:hint="eastAsia"/>
        </w:rPr>
      </w:pPr>
      <w:r>
        <w:rPr>
          <w:rFonts w:eastAsia="Liberation Serif"/>
          <w:color w:val="000000"/>
          <w:sz w:val="21"/>
        </w:rPr>
        <w:t>3. Pisitkun T, Shen RF, Knepper MA. Identification and proteomic profiling of exosomes in human urine. Proc Natl Acad Sci U S A 2004;101(36):13368-13373. doi:10.1073/pnas.0403453101.</w:t>
      </w:r>
    </w:p>
    <w:p w14:paraId="37495DE8" w14:textId="77777777" w:rsidR="00131BCE" w:rsidRDefault="00000000" w:rsidP="00A4128A">
      <w:pPr>
        <w:ind w:left="397" w:hanging="397"/>
        <w:jc w:val="both"/>
        <w:rPr>
          <w:rFonts w:hint="eastAsia"/>
        </w:rPr>
      </w:pPr>
      <w:r>
        <w:rPr>
          <w:rFonts w:eastAsia="Liberation Serif"/>
          <w:color w:val="000000"/>
          <w:sz w:val="21"/>
        </w:rPr>
        <w:t>4. Gonzales PA, Pisitkun T, Hoffert JD, Tchapyjnikov D, Star RA, Kleta R, et al. Large-scale proteomics and phosphoproteomics of urinary exosomes. J Am Soc Nephrol 2009;20(2):363-379. doi:10.1681/ASN.2008040406.</w:t>
      </w:r>
    </w:p>
    <w:p w14:paraId="14A46A45" w14:textId="77777777" w:rsidR="00131BCE" w:rsidRDefault="00000000" w:rsidP="00A4128A">
      <w:pPr>
        <w:ind w:left="397" w:hanging="397"/>
        <w:jc w:val="both"/>
        <w:rPr>
          <w:rFonts w:hint="eastAsia"/>
        </w:rPr>
      </w:pPr>
      <w:r>
        <w:rPr>
          <w:rFonts w:eastAsia="Liberation Serif"/>
          <w:color w:val="000000"/>
          <w:sz w:val="21"/>
        </w:rPr>
        <w:t>5. Oosthuyzen W, Sime NEL, Ivy JR, Turtle EJ, Street JM, Pound J, et al. Quantification of human urinary exosomes by nanoparticle tracking analysis. J Physiol 2013;591(23):5833-5842. doi:10.1113/jphysiol.2013.264069.</w:t>
      </w:r>
    </w:p>
    <w:p w14:paraId="028D9C82" w14:textId="77777777" w:rsidR="00131BCE" w:rsidRDefault="00000000" w:rsidP="00A4128A">
      <w:pPr>
        <w:ind w:left="397" w:hanging="397"/>
        <w:jc w:val="both"/>
        <w:rPr>
          <w:rFonts w:hint="eastAsia"/>
        </w:rPr>
      </w:pPr>
      <w:r>
        <w:rPr>
          <w:rFonts w:eastAsia="Liberation Serif"/>
          <w:color w:val="000000"/>
          <w:sz w:val="21"/>
        </w:rPr>
        <w:t>6. Erdbrügger U, Blijdorp CJ, Bijnsdorp IV, Borràs FE, Burger D, Bussolati B, et al. Urinary extracellular vesicles: A position paper by the Urine Task Force of the International Society for Extracellular Vesicles. J Extracell Vesicles 2021;10(7):e12093. doi:10.1002/jev2.12093.</w:t>
      </w:r>
    </w:p>
    <w:p w14:paraId="0DB9C6A0" w14:textId="77777777" w:rsidR="00131BCE" w:rsidRDefault="00000000" w:rsidP="00A4128A">
      <w:pPr>
        <w:ind w:left="397" w:hanging="397"/>
        <w:jc w:val="both"/>
        <w:rPr>
          <w:rFonts w:hint="eastAsia"/>
        </w:rPr>
      </w:pPr>
      <w:r>
        <w:rPr>
          <w:rFonts w:eastAsia="Liberation Serif"/>
          <w:color w:val="000000"/>
          <w:sz w:val="21"/>
        </w:rPr>
        <w:t>7. Wang Y, Zhang M. Urinary exosomes: A promising biomarker for disease diagnosis. Lab Med 2023;54(2):115-125. doi:10.1093/labmed/lmac087.</w:t>
      </w:r>
    </w:p>
    <w:p w14:paraId="2B059FBA" w14:textId="77777777" w:rsidR="00131BCE" w:rsidRDefault="00000000" w:rsidP="00A4128A">
      <w:pPr>
        <w:ind w:left="397" w:hanging="397"/>
        <w:jc w:val="both"/>
        <w:rPr>
          <w:rFonts w:hint="eastAsia"/>
        </w:rPr>
      </w:pPr>
      <w:r>
        <w:rPr>
          <w:rFonts w:eastAsia="Liberation Serif"/>
          <w:color w:val="000000"/>
          <w:sz w:val="21"/>
        </w:rPr>
        <w:lastRenderedPageBreak/>
        <w:t>8. Zhou H, Yuen PST, Pisitkun T, Gonzales PA, Yasuda H, Dear JW, et al. Collection, storage, preservation, and normalization of human urinary exosomes for biomarker discovery. Kidney Int 2006;69(8):1471-1476. doi:10.1038/sj.ki.5000273.</w:t>
      </w:r>
    </w:p>
    <w:p w14:paraId="11CD6483" w14:textId="77777777" w:rsidR="00131BCE" w:rsidRDefault="00000000" w:rsidP="00A4128A">
      <w:pPr>
        <w:ind w:left="397" w:hanging="397"/>
        <w:jc w:val="both"/>
        <w:rPr>
          <w:rFonts w:hint="eastAsia"/>
        </w:rPr>
      </w:pPr>
      <w:r>
        <w:rPr>
          <w:rFonts w:eastAsia="Liberation Serif"/>
          <w:color w:val="000000"/>
          <w:sz w:val="21"/>
        </w:rPr>
        <w:t>9. Kosanović M, Janković M. Isolation of urinary extracellular vesicles from Tamm-Horsfall protein-depleted urine and their application in the development of a lectin-exosome-binding assay. Biotechniques 2014;57(3):143-149. doi:10.2144/000114208.</w:t>
      </w:r>
    </w:p>
    <w:p w14:paraId="0F95A313" w14:textId="77777777" w:rsidR="00131BCE" w:rsidRDefault="00000000" w:rsidP="00A4128A">
      <w:pPr>
        <w:ind w:left="397" w:hanging="397"/>
        <w:jc w:val="both"/>
        <w:rPr>
          <w:rFonts w:hint="eastAsia"/>
        </w:rPr>
      </w:pPr>
      <w:r>
        <w:rPr>
          <w:rFonts w:eastAsia="Liberation Serif"/>
          <w:color w:val="000000"/>
          <w:sz w:val="21"/>
        </w:rPr>
        <w:t>10. Musante L, Bontha SV, La Salvia S, Fernandez-Piñeros A, Lannigan J, Le TH, et al. Rigorous characterization of urinary extracellular vesicles (uEVs) in the low centrifugation pellet - a neglected source for uEVs. Sci Rep 2020;10(1):3701. doi:10.1038/s41598-020-60619-w.</w:t>
      </w:r>
    </w:p>
    <w:p w14:paraId="7A9DCD31" w14:textId="77777777" w:rsidR="00131BCE" w:rsidRDefault="00000000" w:rsidP="00A4128A">
      <w:pPr>
        <w:ind w:left="397" w:hanging="397"/>
        <w:jc w:val="both"/>
        <w:rPr>
          <w:rFonts w:hint="eastAsia"/>
        </w:rPr>
      </w:pPr>
      <w:r>
        <w:rPr>
          <w:rFonts w:eastAsia="Liberation Serif"/>
          <w:color w:val="000000"/>
          <w:sz w:val="21"/>
        </w:rPr>
        <w:t>11. Mu J, Zhuang X, Wang Q, Jiang H, Deng ZB, Wang B, et al. Interspecies communication between plant and mouse gut host cells through edible plant derived exosome-like nanoparticles. Mol Nutr Food Res 2014;58(7):1561-1573. doi:10.1002/mnfr.201300729.</w:t>
      </w:r>
    </w:p>
    <w:p w14:paraId="12D5C0F9" w14:textId="77777777" w:rsidR="00131BCE" w:rsidRDefault="00000000" w:rsidP="00A4128A">
      <w:pPr>
        <w:ind w:left="397" w:hanging="397"/>
        <w:jc w:val="both"/>
        <w:rPr>
          <w:rFonts w:hint="eastAsia"/>
        </w:rPr>
      </w:pPr>
      <w:r>
        <w:rPr>
          <w:rFonts w:eastAsia="Liberation Serif"/>
          <w:color w:val="000000"/>
          <w:sz w:val="21"/>
        </w:rPr>
        <w:t>12. Zhuang X, Deng ZB, Mu J, Zhang L, Yan J, Miller D, et al. Ginger-derived nanoparticles protect against alcohol-induced liver damage. J Extracell Vesicles 2015;4:28713. doi:10.3402/jev.v4.28713.</w:t>
      </w:r>
    </w:p>
    <w:p w14:paraId="2D58C0CA" w14:textId="77777777" w:rsidR="00131BCE" w:rsidRDefault="00000000" w:rsidP="00A4128A">
      <w:pPr>
        <w:ind w:left="397" w:hanging="397"/>
        <w:jc w:val="both"/>
        <w:rPr>
          <w:rFonts w:hint="eastAsia"/>
        </w:rPr>
      </w:pPr>
      <w:r>
        <w:rPr>
          <w:rFonts w:eastAsia="Liberation Serif"/>
          <w:color w:val="000000"/>
          <w:sz w:val="21"/>
        </w:rPr>
        <w:t>13. Zhang M, Viennois E, Prasad M, Zhang Y, Wang L, Zhang Z, et al. Edible ginger-derived nanoparticles: A novel therapeutic approach for the prevention and treatment of inflammatory bowel disease and colitis-associated cancer. Biomaterials 2016;101:321-340. doi:10.1016/j.biomaterials.2016.06.018.</w:t>
      </w:r>
    </w:p>
    <w:p w14:paraId="40E8BEEE" w14:textId="77777777" w:rsidR="00131BCE" w:rsidRDefault="00000000" w:rsidP="00A4128A">
      <w:pPr>
        <w:ind w:left="397" w:hanging="397"/>
        <w:jc w:val="both"/>
        <w:rPr>
          <w:rFonts w:hint="eastAsia"/>
        </w:rPr>
      </w:pPr>
      <w:r>
        <w:rPr>
          <w:rFonts w:eastAsia="Liberation Serif"/>
          <w:color w:val="000000"/>
          <w:sz w:val="21"/>
        </w:rPr>
        <w:t>14. Schuh CMAP, Aguayo S, Zavala G, Khoury M. Exosome-like vesicles in Apis mellifera bee pollen, honey and royal jelly contribute to their antibacterial and pro-regenerative activity. J Exp Biol 2019;222(20):jeb208702. doi:10.1242/jeb.208702.</w:t>
      </w:r>
    </w:p>
    <w:p w14:paraId="3BF1771E" w14:textId="77777777" w:rsidR="00131BCE" w:rsidRDefault="00000000" w:rsidP="00A4128A">
      <w:pPr>
        <w:ind w:left="397" w:hanging="397"/>
        <w:jc w:val="both"/>
        <w:rPr>
          <w:rFonts w:hint="eastAsia"/>
        </w:rPr>
      </w:pPr>
      <w:r>
        <w:rPr>
          <w:rFonts w:eastAsia="Liberation Serif"/>
          <w:color w:val="000000"/>
          <w:sz w:val="21"/>
        </w:rPr>
        <w:t>15. Sundaram K, Miller DP, Kumar A, Teng Y, Sayed M, Mu J, et al. Plant-derived exosomal nanoparticles inhibit pathogenicity of Porphyromonas gingivalis. iScience 2019;21:308-327. doi:10.1016/j.isci.2019.10.032.</w:t>
      </w:r>
    </w:p>
    <w:p w14:paraId="39739EC1" w14:textId="77777777" w:rsidR="00131BCE" w:rsidRDefault="00000000" w:rsidP="00A4128A">
      <w:pPr>
        <w:ind w:left="397" w:hanging="397"/>
        <w:jc w:val="both"/>
        <w:rPr>
          <w:rFonts w:hint="eastAsia"/>
        </w:rPr>
      </w:pPr>
      <w:r>
        <w:rPr>
          <w:rFonts w:eastAsia="Liberation Serif"/>
          <w:color w:val="000000"/>
          <w:sz w:val="21"/>
        </w:rPr>
        <w:t>16. Chen X, Liu B, Li X, An TT, Zhou Y, Li G, et al. Identification of anti-inflammatory vesicle-like nanoparticles in honey. J Extracell Vesicles 2021;10(4):e12069. doi:10.1002/jev2.12069.</w:t>
      </w:r>
    </w:p>
    <w:p w14:paraId="239E1853" w14:textId="77777777" w:rsidR="00131BCE" w:rsidRDefault="00000000" w:rsidP="00A4128A">
      <w:pPr>
        <w:ind w:left="397" w:hanging="397"/>
        <w:jc w:val="both"/>
        <w:rPr>
          <w:rFonts w:hint="eastAsia"/>
        </w:rPr>
      </w:pPr>
      <w:r>
        <w:rPr>
          <w:rFonts w:eastAsia="Liberation Serif"/>
          <w:color w:val="000000"/>
          <w:sz w:val="21"/>
        </w:rPr>
        <w:t>17. Dad HA, Gu TW, Zhu AQ, Huang LQ, Peng LH. Plant exosome-like nanovesicles: Emerging therapeutics and drug delivery nanoplatforms. Mol Ther 2021;29(1):13-31. doi:10.1016/j.ymthe.2020.11.030.</w:t>
      </w:r>
    </w:p>
    <w:p w14:paraId="0317E333" w14:textId="77777777" w:rsidR="00131BCE" w:rsidRDefault="00000000" w:rsidP="00A4128A">
      <w:pPr>
        <w:ind w:left="397" w:hanging="397"/>
        <w:jc w:val="both"/>
        <w:rPr>
          <w:rFonts w:hint="eastAsia"/>
        </w:rPr>
      </w:pPr>
      <w:r>
        <w:rPr>
          <w:rFonts w:eastAsia="Liberation Serif"/>
          <w:color w:val="000000"/>
          <w:sz w:val="21"/>
        </w:rPr>
        <w:lastRenderedPageBreak/>
        <w:t>18. Dragovic RA, Gardiner C, Brooks AS, Tannetta DS, Ferguson DJP, Hole P, et al. Sizing and phenotyping of cellular vesicles using nanoparticle tracking analysis. Nanomedicine 2011;7(6):780-788. doi:10.1016/j.nano.2011.04.003.</w:t>
      </w:r>
    </w:p>
    <w:p w14:paraId="4673D419" w14:textId="77777777" w:rsidR="00131BCE" w:rsidRDefault="00000000" w:rsidP="00A4128A">
      <w:pPr>
        <w:ind w:left="397" w:hanging="397"/>
        <w:jc w:val="both"/>
        <w:rPr>
          <w:rFonts w:hint="eastAsia"/>
        </w:rPr>
      </w:pPr>
      <w:r>
        <w:rPr>
          <w:rFonts w:eastAsia="Liberation Serif"/>
          <w:color w:val="000000"/>
          <w:sz w:val="21"/>
        </w:rPr>
        <w:t>19. van der Pol E, Coumans FAW, Grootemaat AE, Gardiner C, Sargent IL, Harrison P, et al. Particle size distribution of exosomes and microvesicles determined by transmission electron microscopy, flow cytometry, nanoparticle tracking analysis, and resistive pulse sensing. J Thromb Haemost 2014;12(7):1182-1192. doi:10.1111/jth.12602.</w:t>
      </w:r>
    </w:p>
    <w:p w14:paraId="649CA23E" w14:textId="77777777" w:rsidR="00131BCE" w:rsidRDefault="00000000" w:rsidP="00A4128A">
      <w:pPr>
        <w:ind w:left="397" w:hanging="397"/>
        <w:jc w:val="both"/>
        <w:rPr>
          <w:rFonts w:hint="eastAsia"/>
        </w:rPr>
      </w:pPr>
      <w:r>
        <w:rPr>
          <w:rFonts w:eastAsia="Liberation Serif"/>
          <w:color w:val="000000"/>
          <w:sz w:val="21"/>
        </w:rPr>
        <w:t>20. Stetefeld J, McKenna SA, Patel TR. Dynamic light scattering: A practical guide and applications in biomedical sciences. Biophys Rev 2016;8(4):409-427. doi:10.1007/s12551-016-0218-6.</w:t>
      </w:r>
    </w:p>
    <w:p w14:paraId="6809093A" w14:textId="77777777" w:rsidR="00131BCE" w:rsidRDefault="00000000" w:rsidP="00A4128A">
      <w:pPr>
        <w:ind w:left="397" w:hanging="397"/>
        <w:jc w:val="both"/>
        <w:rPr>
          <w:rFonts w:hint="eastAsia"/>
        </w:rPr>
      </w:pPr>
      <w:r>
        <w:rPr>
          <w:rFonts w:eastAsia="Liberation Serif"/>
          <w:color w:val="000000"/>
          <w:sz w:val="21"/>
        </w:rPr>
        <w:t>21. Welsh JA, van der Pol E, Arkesteijn GJA, Bremer M, Brisson A, Coumans F, et al. MIFlowCyt-EV: A framework for standardized reporting of extracellular vesicle flow cytometry experiments. J Extracell Vesicles 2020;9(1):1713526. doi:10.1080/20013078.2020.1713526.</w:t>
      </w:r>
    </w:p>
    <w:p w14:paraId="3DB3D4B5" w14:textId="77777777" w:rsidR="00131BCE" w:rsidRDefault="00000000" w:rsidP="00A4128A">
      <w:pPr>
        <w:ind w:left="397" w:hanging="397"/>
        <w:jc w:val="both"/>
        <w:rPr>
          <w:rFonts w:hint="eastAsia"/>
        </w:rPr>
      </w:pPr>
      <w:r>
        <w:rPr>
          <w:rFonts w:eastAsia="Liberation Serif"/>
          <w:color w:val="000000"/>
          <w:sz w:val="21"/>
        </w:rPr>
        <w:t>22. Yuana Y, Koning RI, Kuil ME, Rensen PCNM, Koster AJ, Bertina RM, et al. Cryo-electron microscopy of extracellular vesicles in fresh plasma. J Extracell Vesicles 2013;2:21494. doi:10.3402/jev.v2i0.21494.</w:t>
      </w:r>
    </w:p>
    <w:p w14:paraId="36F3E70A" w14:textId="77777777" w:rsidR="00131BCE" w:rsidRDefault="00000000" w:rsidP="00A4128A">
      <w:pPr>
        <w:ind w:left="397" w:hanging="397"/>
        <w:jc w:val="both"/>
        <w:rPr>
          <w:rFonts w:hint="eastAsia"/>
        </w:rPr>
      </w:pPr>
      <w:r>
        <w:rPr>
          <w:rFonts w:eastAsia="Liberation Serif"/>
          <w:color w:val="000000"/>
          <w:sz w:val="21"/>
        </w:rPr>
        <w:t>23. Rikkert LG, Nieuwland R, Terstappen LWMM, Coumans FAW. Quality of extracellular vesicle images by transmission electron microscopy is operator and protocol dependent. J Extracell Vesicles 2019;8(1):1555419. doi:10.1080/20013078.2018.1555419.</w:t>
      </w:r>
    </w:p>
    <w:p w14:paraId="45F348D1" w14:textId="77777777" w:rsidR="00131BCE" w:rsidRDefault="00000000" w:rsidP="00A4128A">
      <w:pPr>
        <w:ind w:left="397" w:hanging="397"/>
        <w:jc w:val="both"/>
        <w:rPr>
          <w:rFonts w:hint="eastAsia"/>
        </w:rPr>
      </w:pPr>
      <w:r>
        <w:rPr>
          <w:rFonts w:eastAsia="Liberation Serif"/>
          <w:color w:val="000000"/>
          <w:sz w:val="21"/>
        </w:rPr>
        <w:t>24. Emelyanov A, Shtam T, Kamyshinsky R, Garaeva L, Verlov N, Miliukhina I, et al. Cryo-electron microscopy of extracellular vesicles from cerebrospinal fluid. PLoS One 2020;15(1):e0227949. doi:10.1371/journal.pone.0227949.</w:t>
      </w:r>
    </w:p>
    <w:p w14:paraId="213D6021" w14:textId="77777777" w:rsidR="00131BCE" w:rsidRDefault="00000000" w:rsidP="00A4128A">
      <w:pPr>
        <w:ind w:left="397" w:hanging="397"/>
        <w:jc w:val="both"/>
        <w:rPr>
          <w:rFonts w:hint="eastAsia"/>
        </w:rPr>
      </w:pPr>
      <w:r>
        <w:rPr>
          <w:rFonts w:eastAsia="Liberation Serif"/>
          <w:color w:val="000000"/>
          <w:sz w:val="21"/>
        </w:rPr>
        <w:t>25. Sou YL, Tan PPS, Muhamad Hendiri NA, Ratnam W, Karupaiah T, Chilian WM, et al. Evaluation of small extracellular vesicles isolation methods from human serum for downstream miRNA profiling. Malays Appl Biol 2025;54(1):98-107. doi:10.55230/mabjournal.v54i1.3357.</w:t>
      </w:r>
    </w:p>
    <w:p w14:paraId="4A9DA289" w14:textId="77777777" w:rsidR="00131BCE" w:rsidRDefault="00000000" w:rsidP="00A4128A">
      <w:pPr>
        <w:jc w:val="both"/>
        <w:rPr>
          <w:rFonts w:hint="eastAsia"/>
        </w:rPr>
      </w:pPr>
      <w:r>
        <w:rPr>
          <w:color w:val="000000"/>
        </w:rPr>
        <w:br w:type="page"/>
      </w:r>
    </w:p>
    <w:p w14:paraId="1C7145BA" w14:textId="77777777" w:rsidR="00131BCE" w:rsidRDefault="00000000" w:rsidP="00A4128A">
      <w:pPr>
        <w:jc w:val="both"/>
        <w:rPr>
          <w:rFonts w:hint="eastAsia"/>
        </w:rPr>
      </w:pPr>
      <w:r>
        <w:rPr>
          <w:rFonts w:eastAsia="Liberation Serif"/>
          <w:b/>
          <w:color w:val="000000"/>
          <w:sz w:val="22"/>
        </w:rPr>
        <w:lastRenderedPageBreak/>
        <w:t>Table 1. Dynamic light scattering results for urine and honey preparations</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131BCE" w14:paraId="48134FF2" w14:textId="77777777">
        <w:trPr>
          <w:jc w:val="center"/>
        </w:trPr>
        <w:tc>
          <w:tcPr>
            <w:tcW w:w="3024" w:type="dxa"/>
            <w:vAlign w:val="center"/>
          </w:tcPr>
          <w:p w14:paraId="408CAFE3" w14:textId="77777777" w:rsidR="00131BCE" w:rsidRDefault="00000000" w:rsidP="00A4128A">
            <w:pPr>
              <w:jc w:val="both"/>
              <w:rPr>
                <w:rFonts w:hint="eastAsia"/>
              </w:rPr>
            </w:pPr>
            <w:r>
              <w:rPr>
                <w:rFonts w:eastAsia="Liberation Serif"/>
                <w:b/>
                <w:color w:val="000000"/>
                <w:sz w:val="18"/>
              </w:rPr>
              <w:t>Source</w:t>
            </w:r>
          </w:p>
        </w:tc>
        <w:tc>
          <w:tcPr>
            <w:tcW w:w="3024" w:type="dxa"/>
            <w:vAlign w:val="center"/>
          </w:tcPr>
          <w:p w14:paraId="70445D98" w14:textId="77777777" w:rsidR="00131BCE" w:rsidRDefault="00000000" w:rsidP="00A4128A">
            <w:pPr>
              <w:jc w:val="both"/>
              <w:rPr>
                <w:rFonts w:hint="eastAsia"/>
              </w:rPr>
            </w:pPr>
            <w:r>
              <w:rPr>
                <w:rFonts w:eastAsia="Liberation Serif"/>
                <w:b/>
                <w:color w:val="000000"/>
                <w:sz w:val="18"/>
              </w:rPr>
              <w:t>Observed Z-average range (nm)</w:t>
            </w:r>
          </w:p>
        </w:tc>
        <w:tc>
          <w:tcPr>
            <w:tcW w:w="3024" w:type="dxa"/>
            <w:vAlign w:val="center"/>
          </w:tcPr>
          <w:p w14:paraId="09C79106" w14:textId="77777777" w:rsidR="00131BCE" w:rsidRDefault="00000000" w:rsidP="00A4128A">
            <w:pPr>
              <w:jc w:val="both"/>
              <w:rPr>
                <w:rFonts w:hint="eastAsia"/>
              </w:rPr>
            </w:pPr>
            <w:r>
              <w:rPr>
                <w:rFonts w:eastAsia="Liberation Serif"/>
                <w:b/>
                <w:color w:val="000000"/>
                <w:sz w:val="18"/>
              </w:rPr>
              <w:t>Interpretation of intensity-weighted profile</w:t>
            </w:r>
          </w:p>
        </w:tc>
      </w:tr>
      <w:tr w:rsidR="00131BCE" w14:paraId="5866E79C" w14:textId="77777777">
        <w:trPr>
          <w:jc w:val="center"/>
        </w:trPr>
        <w:tc>
          <w:tcPr>
            <w:tcW w:w="3024" w:type="dxa"/>
            <w:vAlign w:val="center"/>
          </w:tcPr>
          <w:p w14:paraId="27EEDCAB" w14:textId="77777777" w:rsidR="00131BCE" w:rsidRDefault="00000000" w:rsidP="00A4128A">
            <w:pPr>
              <w:jc w:val="both"/>
              <w:rPr>
                <w:rFonts w:hint="eastAsia"/>
              </w:rPr>
            </w:pPr>
            <w:r>
              <w:rPr>
                <w:rFonts w:eastAsia="Liberation Serif"/>
                <w:color w:val="000000"/>
                <w:sz w:val="18"/>
              </w:rPr>
              <w:t>Urine</w:t>
            </w:r>
          </w:p>
        </w:tc>
        <w:tc>
          <w:tcPr>
            <w:tcW w:w="3024" w:type="dxa"/>
            <w:vAlign w:val="center"/>
          </w:tcPr>
          <w:p w14:paraId="1194593A" w14:textId="77777777" w:rsidR="00131BCE" w:rsidRDefault="00000000" w:rsidP="00A4128A">
            <w:pPr>
              <w:jc w:val="both"/>
              <w:rPr>
                <w:rFonts w:hint="eastAsia"/>
              </w:rPr>
            </w:pPr>
            <w:r>
              <w:rPr>
                <w:rFonts w:eastAsia="Liberation Serif"/>
                <w:color w:val="000000"/>
                <w:sz w:val="18"/>
              </w:rPr>
              <w:t>111.9-324.9</w:t>
            </w:r>
          </w:p>
        </w:tc>
        <w:tc>
          <w:tcPr>
            <w:tcW w:w="3024" w:type="dxa"/>
            <w:vAlign w:val="center"/>
          </w:tcPr>
          <w:p w14:paraId="032FB607" w14:textId="77777777" w:rsidR="00131BCE" w:rsidRDefault="00000000" w:rsidP="00A4128A">
            <w:pPr>
              <w:jc w:val="both"/>
              <w:rPr>
                <w:rFonts w:hint="eastAsia"/>
              </w:rPr>
            </w:pPr>
            <w:r>
              <w:rPr>
                <w:rFonts w:eastAsia="Liberation Serif"/>
                <w:color w:val="000000"/>
                <w:sz w:val="18"/>
              </w:rPr>
              <w:t>Heterogeneous; nanoscale and larger intensity contributions</w:t>
            </w:r>
          </w:p>
        </w:tc>
      </w:tr>
      <w:tr w:rsidR="00131BCE" w14:paraId="79A03F71" w14:textId="77777777">
        <w:trPr>
          <w:jc w:val="center"/>
        </w:trPr>
        <w:tc>
          <w:tcPr>
            <w:tcW w:w="3024" w:type="dxa"/>
            <w:vAlign w:val="center"/>
          </w:tcPr>
          <w:p w14:paraId="7ED026EF" w14:textId="77777777" w:rsidR="00131BCE" w:rsidRDefault="00000000" w:rsidP="00A4128A">
            <w:pPr>
              <w:jc w:val="both"/>
              <w:rPr>
                <w:rFonts w:hint="eastAsia"/>
              </w:rPr>
            </w:pPr>
            <w:r>
              <w:rPr>
                <w:rFonts w:eastAsia="Liberation Serif"/>
                <w:color w:val="000000"/>
                <w:sz w:val="18"/>
              </w:rPr>
              <w:t>Honey</w:t>
            </w:r>
          </w:p>
        </w:tc>
        <w:tc>
          <w:tcPr>
            <w:tcW w:w="3024" w:type="dxa"/>
            <w:vAlign w:val="center"/>
          </w:tcPr>
          <w:p w14:paraId="127298D0" w14:textId="77777777" w:rsidR="00131BCE" w:rsidRDefault="00000000" w:rsidP="00A4128A">
            <w:pPr>
              <w:jc w:val="both"/>
              <w:rPr>
                <w:rFonts w:hint="eastAsia"/>
              </w:rPr>
            </w:pPr>
            <w:r>
              <w:rPr>
                <w:rFonts w:eastAsia="Liberation Serif"/>
                <w:color w:val="000000"/>
                <w:sz w:val="18"/>
              </w:rPr>
              <w:t>211.3-614.1</w:t>
            </w:r>
          </w:p>
        </w:tc>
        <w:tc>
          <w:tcPr>
            <w:tcW w:w="3024" w:type="dxa"/>
            <w:vAlign w:val="center"/>
          </w:tcPr>
          <w:p w14:paraId="515D0BF3" w14:textId="77777777" w:rsidR="00131BCE" w:rsidRDefault="00000000" w:rsidP="00A4128A">
            <w:pPr>
              <w:jc w:val="both"/>
              <w:rPr>
                <w:rFonts w:hint="eastAsia"/>
              </w:rPr>
            </w:pPr>
            <w:r>
              <w:rPr>
                <w:rFonts w:eastAsia="Liberation Serif"/>
                <w:color w:val="000000"/>
                <w:sz w:val="18"/>
              </w:rPr>
              <w:t>Strongly heterogeneous; submicron signal dominated the intensity readout</w:t>
            </w:r>
          </w:p>
        </w:tc>
      </w:tr>
    </w:tbl>
    <w:p w14:paraId="13AECDE9" w14:textId="77777777" w:rsidR="00131BCE" w:rsidRDefault="00000000" w:rsidP="00A4128A">
      <w:pPr>
        <w:jc w:val="both"/>
        <w:rPr>
          <w:rFonts w:hint="eastAsia"/>
        </w:rPr>
      </w:pPr>
      <w:r>
        <w:rPr>
          <w:rFonts w:eastAsia="Liberation Serif"/>
          <w:color w:val="000000"/>
          <w:sz w:val="18"/>
        </w:rPr>
        <w:t>Z-average values are intensity weighted. DLS does not provide absolute particle concentration and is disproportionately influenced by larger particles.</w:t>
      </w:r>
    </w:p>
    <w:p w14:paraId="341E20DD" w14:textId="77777777" w:rsidR="00131BCE" w:rsidRDefault="00000000" w:rsidP="00A4128A">
      <w:pPr>
        <w:jc w:val="both"/>
        <w:rPr>
          <w:rFonts w:hint="eastAsia"/>
        </w:rPr>
      </w:pPr>
      <w:r>
        <w:rPr>
          <w:color w:val="000000"/>
        </w:rPr>
        <w:br w:type="page"/>
      </w:r>
    </w:p>
    <w:p w14:paraId="02DF8120" w14:textId="77777777" w:rsidR="00131BCE" w:rsidRDefault="00000000" w:rsidP="00A4128A">
      <w:pPr>
        <w:jc w:val="both"/>
        <w:rPr>
          <w:rFonts w:hint="eastAsia"/>
        </w:rPr>
      </w:pPr>
      <w:r>
        <w:rPr>
          <w:rFonts w:eastAsia="Liberation Serif"/>
          <w:b/>
          <w:color w:val="000000"/>
          <w:sz w:val="22"/>
        </w:rPr>
        <w:lastRenderedPageBreak/>
        <w:t>Table 2. Apparent zeta-potential measurements</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131BCE" w14:paraId="2BA20ACA" w14:textId="77777777">
        <w:trPr>
          <w:jc w:val="center"/>
        </w:trPr>
        <w:tc>
          <w:tcPr>
            <w:tcW w:w="2268" w:type="dxa"/>
            <w:vAlign w:val="center"/>
          </w:tcPr>
          <w:p w14:paraId="53695D00" w14:textId="77777777" w:rsidR="00131BCE" w:rsidRDefault="00000000" w:rsidP="00A4128A">
            <w:pPr>
              <w:jc w:val="both"/>
              <w:rPr>
                <w:rFonts w:hint="eastAsia"/>
              </w:rPr>
            </w:pPr>
            <w:r>
              <w:rPr>
                <w:rFonts w:eastAsia="Liberation Serif"/>
                <w:b/>
                <w:color w:val="000000"/>
                <w:sz w:val="18"/>
              </w:rPr>
              <w:t>Source</w:t>
            </w:r>
          </w:p>
        </w:tc>
        <w:tc>
          <w:tcPr>
            <w:tcW w:w="2268" w:type="dxa"/>
            <w:vAlign w:val="center"/>
          </w:tcPr>
          <w:p w14:paraId="0C21A192" w14:textId="77777777" w:rsidR="00131BCE" w:rsidRDefault="00000000" w:rsidP="00A4128A">
            <w:pPr>
              <w:jc w:val="both"/>
              <w:rPr>
                <w:rFonts w:hint="eastAsia"/>
              </w:rPr>
            </w:pPr>
            <w:r>
              <w:rPr>
                <w:rFonts w:eastAsia="Liberation Serif"/>
                <w:b/>
                <w:color w:val="000000"/>
                <w:sz w:val="18"/>
              </w:rPr>
              <w:t>Apparent zeta potential (mV)</w:t>
            </w:r>
          </w:p>
        </w:tc>
        <w:tc>
          <w:tcPr>
            <w:tcW w:w="2268" w:type="dxa"/>
            <w:vAlign w:val="center"/>
          </w:tcPr>
          <w:p w14:paraId="01401CFC" w14:textId="77777777" w:rsidR="00131BCE" w:rsidRDefault="00000000" w:rsidP="00A4128A">
            <w:pPr>
              <w:jc w:val="both"/>
              <w:rPr>
                <w:rFonts w:hint="eastAsia"/>
              </w:rPr>
            </w:pPr>
            <w:r>
              <w:rPr>
                <w:rFonts w:eastAsia="Liberation Serif"/>
                <w:b/>
                <w:color w:val="000000"/>
                <w:sz w:val="18"/>
              </w:rPr>
              <w:t>Conductivity (mS/cm)</w:t>
            </w:r>
          </w:p>
        </w:tc>
        <w:tc>
          <w:tcPr>
            <w:tcW w:w="2268" w:type="dxa"/>
            <w:vAlign w:val="center"/>
          </w:tcPr>
          <w:p w14:paraId="13A492D7" w14:textId="77777777" w:rsidR="00131BCE" w:rsidRDefault="00000000" w:rsidP="00A4128A">
            <w:pPr>
              <w:jc w:val="both"/>
              <w:rPr>
                <w:rFonts w:hint="eastAsia"/>
              </w:rPr>
            </w:pPr>
            <w:r>
              <w:rPr>
                <w:rFonts w:eastAsia="Liberation Serif"/>
                <w:b/>
                <w:color w:val="000000"/>
                <w:sz w:val="18"/>
              </w:rPr>
              <w:t>Electrophoretic mobility (cm²/V·s)</w:t>
            </w:r>
          </w:p>
        </w:tc>
      </w:tr>
      <w:tr w:rsidR="00131BCE" w14:paraId="78D9DDF8" w14:textId="77777777">
        <w:trPr>
          <w:jc w:val="center"/>
        </w:trPr>
        <w:tc>
          <w:tcPr>
            <w:tcW w:w="2268" w:type="dxa"/>
            <w:vAlign w:val="center"/>
          </w:tcPr>
          <w:p w14:paraId="0284ADB5" w14:textId="77777777" w:rsidR="00131BCE" w:rsidRDefault="00000000" w:rsidP="00A4128A">
            <w:pPr>
              <w:jc w:val="both"/>
              <w:rPr>
                <w:rFonts w:hint="eastAsia"/>
              </w:rPr>
            </w:pPr>
            <w:r>
              <w:rPr>
                <w:rFonts w:eastAsia="Liberation Serif"/>
                <w:color w:val="000000"/>
                <w:sz w:val="18"/>
              </w:rPr>
              <w:t>Urine</w:t>
            </w:r>
          </w:p>
        </w:tc>
        <w:tc>
          <w:tcPr>
            <w:tcW w:w="2268" w:type="dxa"/>
            <w:vAlign w:val="center"/>
          </w:tcPr>
          <w:p w14:paraId="3708AB12" w14:textId="77777777" w:rsidR="00131BCE" w:rsidRDefault="00000000" w:rsidP="00A4128A">
            <w:pPr>
              <w:jc w:val="both"/>
              <w:rPr>
                <w:rFonts w:hint="eastAsia"/>
              </w:rPr>
            </w:pPr>
            <w:r>
              <w:rPr>
                <w:rFonts w:eastAsia="Liberation Serif"/>
                <w:color w:val="000000"/>
                <w:sz w:val="18"/>
              </w:rPr>
              <w:t>~+0.1</w:t>
            </w:r>
          </w:p>
        </w:tc>
        <w:tc>
          <w:tcPr>
            <w:tcW w:w="2268" w:type="dxa"/>
            <w:vAlign w:val="center"/>
          </w:tcPr>
          <w:p w14:paraId="6297971C" w14:textId="77777777" w:rsidR="00131BCE" w:rsidRDefault="00000000" w:rsidP="00A4128A">
            <w:pPr>
              <w:jc w:val="both"/>
              <w:rPr>
                <w:rFonts w:hint="eastAsia"/>
              </w:rPr>
            </w:pPr>
            <w:r>
              <w:rPr>
                <w:rFonts w:eastAsia="Liberation Serif"/>
                <w:color w:val="000000"/>
                <w:sz w:val="18"/>
              </w:rPr>
              <w:t>16.628</w:t>
            </w:r>
          </w:p>
        </w:tc>
        <w:tc>
          <w:tcPr>
            <w:tcW w:w="2268" w:type="dxa"/>
            <w:vAlign w:val="center"/>
          </w:tcPr>
          <w:p w14:paraId="6C8D03DB" w14:textId="77777777" w:rsidR="00131BCE" w:rsidRDefault="00000000" w:rsidP="00A4128A">
            <w:pPr>
              <w:jc w:val="both"/>
              <w:rPr>
                <w:rFonts w:hint="eastAsia"/>
              </w:rPr>
            </w:pPr>
            <w:r>
              <w:rPr>
                <w:rFonts w:eastAsia="Liberation Serif"/>
                <w:color w:val="000000"/>
                <w:sz w:val="18"/>
              </w:rPr>
              <w:t>approximately 0</w:t>
            </w:r>
          </w:p>
        </w:tc>
      </w:tr>
      <w:tr w:rsidR="00131BCE" w14:paraId="4DF92A94" w14:textId="77777777">
        <w:trPr>
          <w:jc w:val="center"/>
        </w:trPr>
        <w:tc>
          <w:tcPr>
            <w:tcW w:w="2268" w:type="dxa"/>
            <w:vAlign w:val="center"/>
          </w:tcPr>
          <w:p w14:paraId="59256535" w14:textId="77777777" w:rsidR="00131BCE" w:rsidRDefault="00000000" w:rsidP="00A4128A">
            <w:pPr>
              <w:jc w:val="both"/>
              <w:rPr>
                <w:rFonts w:hint="eastAsia"/>
              </w:rPr>
            </w:pPr>
            <w:r>
              <w:rPr>
                <w:rFonts w:eastAsia="Liberation Serif"/>
                <w:color w:val="000000"/>
                <w:sz w:val="18"/>
              </w:rPr>
              <w:t>Honey</w:t>
            </w:r>
          </w:p>
        </w:tc>
        <w:tc>
          <w:tcPr>
            <w:tcW w:w="2268" w:type="dxa"/>
            <w:vAlign w:val="center"/>
          </w:tcPr>
          <w:p w14:paraId="0AA894AC" w14:textId="77777777" w:rsidR="00131BCE" w:rsidRDefault="00000000" w:rsidP="00A4128A">
            <w:pPr>
              <w:jc w:val="both"/>
              <w:rPr>
                <w:rFonts w:hint="eastAsia"/>
              </w:rPr>
            </w:pPr>
            <w:r>
              <w:rPr>
                <w:rFonts w:eastAsia="Liberation Serif"/>
                <w:color w:val="000000"/>
                <w:sz w:val="18"/>
              </w:rPr>
              <w:t>-3.0 to -1.6</w:t>
            </w:r>
          </w:p>
        </w:tc>
        <w:tc>
          <w:tcPr>
            <w:tcW w:w="2268" w:type="dxa"/>
            <w:vAlign w:val="center"/>
          </w:tcPr>
          <w:p w14:paraId="005C4BFA" w14:textId="77777777" w:rsidR="00131BCE" w:rsidRDefault="00000000" w:rsidP="00A4128A">
            <w:pPr>
              <w:jc w:val="both"/>
              <w:rPr>
                <w:rFonts w:hint="eastAsia"/>
              </w:rPr>
            </w:pPr>
            <w:r>
              <w:rPr>
                <w:rFonts w:eastAsia="Liberation Serif"/>
                <w:color w:val="000000"/>
                <w:sz w:val="18"/>
              </w:rPr>
              <w:t>15.996</w:t>
            </w:r>
          </w:p>
        </w:tc>
        <w:tc>
          <w:tcPr>
            <w:tcW w:w="2268" w:type="dxa"/>
            <w:vAlign w:val="center"/>
          </w:tcPr>
          <w:p w14:paraId="6FDB5FDA" w14:textId="77777777" w:rsidR="00131BCE" w:rsidRDefault="00000000" w:rsidP="00A4128A">
            <w:pPr>
              <w:jc w:val="both"/>
              <w:rPr>
                <w:rFonts w:hint="eastAsia"/>
              </w:rPr>
            </w:pPr>
            <w:r>
              <w:rPr>
                <w:rFonts w:eastAsia="Liberation Serif"/>
                <w:color w:val="000000"/>
                <w:sz w:val="18"/>
              </w:rPr>
              <w:t>-0.000023 to -0.000013</w:t>
            </w:r>
          </w:p>
        </w:tc>
      </w:tr>
    </w:tbl>
    <w:p w14:paraId="6AE345B5" w14:textId="77777777" w:rsidR="00131BCE" w:rsidRDefault="00000000" w:rsidP="00A4128A">
      <w:pPr>
        <w:jc w:val="both"/>
        <w:rPr>
          <w:rFonts w:hint="eastAsia"/>
        </w:rPr>
      </w:pPr>
      <w:r>
        <w:rPr>
          <w:rFonts w:eastAsia="Liberation Serif"/>
          <w:color w:val="000000"/>
          <w:sz w:val="18"/>
        </w:rPr>
        <w:t>Measurements were performed in PBS at high conductivity; values should not be interpreted as intrinsic vesicle surface charge.</w:t>
      </w:r>
    </w:p>
    <w:p w14:paraId="2BF617B5" w14:textId="77777777" w:rsidR="00131BCE" w:rsidRDefault="00000000" w:rsidP="00A4128A">
      <w:pPr>
        <w:jc w:val="both"/>
        <w:rPr>
          <w:rFonts w:hint="eastAsia"/>
        </w:rPr>
      </w:pPr>
      <w:r>
        <w:rPr>
          <w:color w:val="000000"/>
        </w:rPr>
        <w:br w:type="page"/>
      </w:r>
    </w:p>
    <w:p w14:paraId="1AF84469" w14:textId="77777777" w:rsidR="00131BCE" w:rsidRDefault="00000000">
      <w:pPr>
        <w:rPr>
          <w:rFonts w:hint="eastAsia"/>
        </w:rPr>
      </w:pPr>
      <w:r>
        <w:rPr>
          <w:rFonts w:eastAsia="Liberation Serif"/>
          <w:b/>
          <w:color w:val="000000"/>
          <w:sz w:val="22"/>
        </w:rPr>
        <w:lastRenderedPageBreak/>
        <w:t>Table 3. Total protein in urine and honey preparations</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512"/>
        <w:gridCol w:w="1512"/>
        <w:gridCol w:w="1512"/>
        <w:gridCol w:w="1512"/>
        <w:gridCol w:w="1512"/>
        <w:gridCol w:w="1512"/>
      </w:tblGrid>
      <w:tr w:rsidR="00131BCE" w14:paraId="6F76885F" w14:textId="77777777">
        <w:trPr>
          <w:jc w:val="center"/>
        </w:trPr>
        <w:tc>
          <w:tcPr>
            <w:tcW w:w="1512" w:type="dxa"/>
            <w:vAlign w:val="center"/>
          </w:tcPr>
          <w:p w14:paraId="416538D3" w14:textId="77777777" w:rsidR="00131BCE" w:rsidRDefault="00000000">
            <w:pPr>
              <w:jc w:val="center"/>
              <w:rPr>
                <w:rFonts w:hint="eastAsia"/>
              </w:rPr>
            </w:pPr>
            <w:r>
              <w:rPr>
                <w:rFonts w:eastAsia="Liberation Serif"/>
                <w:b/>
                <w:color w:val="000000"/>
                <w:sz w:val="17"/>
              </w:rPr>
              <w:t>Source</w:t>
            </w:r>
          </w:p>
        </w:tc>
        <w:tc>
          <w:tcPr>
            <w:tcW w:w="1512" w:type="dxa"/>
            <w:vAlign w:val="center"/>
          </w:tcPr>
          <w:p w14:paraId="6341D7D5" w14:textId="77777777" w:rsidR="00131BCE" w:rsidRDefault="00000000">
            <w:pPr>
              <w:jc w:val="center"/>
              <w:rPr>
                <w:rFonts w:hint="eastAsia"/>
              </w:rPr>
            </w:pPr>
            <w:r>
              <w:rPr>
                <w:rFonts w:eastAsia="Liberation Serif"/>
                <w:b/>
                <w:color w:val="000000"/>
                <w:sz w:val="17"/>
              </w:rPr>
              <w:t>Initial volume (mL)</w:t>
            </w:r>
          </w:p>
        </w:tc>
        <w:tc>
          <w:tcPr>
            <w:tcW w:w="1512" w:type="dxa"/>
            <w:vAlign w:val="center"/>
          </w:tcPr>
          <w:p w14:paraId="7001F6C5" w14:textId="77777777" w:rsidR="00131BCE" w:rsidRDefault="00000000">
            <w:pPr>
              <w:jc w:val="center"/>
              <w:rPr>
                <w:rFonts w:hint="eastAsia"/>
              </w:rPr>
            </w:pPr>
            <w:r>
              <w:rPr>
                <w:rFonts w:eastAsia="Liberation Serif"/>
                <w:b/>
                <w:color w:val="000000"/>
                <w:sz w:val="17"/>
              </w:rPr>
              <w:t>Final suspension volume (mL)</w:t>
            </w:r>
          </w:p>
        </w:tc>
        <w:tc>
          <w:tcPr>
            <w:tcW w:w="1512" w:type="dxa"/>
            <w:vAlign w:val="center"/>
          </w:tcPr>
          <w:p w14:paraId="1664CF17" w14:textId="77777777" w:rsidR="00131BCE" w:rsidRDefault="00000000">
            <w:pPr>
              <w:jc w:val="center"/>
              <w:rPr>
                <w:rFonts w:hint="eastAsia"/>
              </w:rPr>
            </w:pPr>
            <w:r>
              <w:rPr>
                <w:rFonts w:eastAsia="Liberation Serif"/>
                <w:b/>
                <w:color w:val="000000"/>
                <w:sz w:val="17"/>
              </w:rPr>
              <w:t>Total protein concentration (µg/mL)</w:t>
            </w:r>
          </w:p>
        </w:tc>
        <w:tc>
          <w:tcPr>
            <w:tcW w:w="1512" w:type="dxa"/>
            <w:vAlign w:val="center"/>
          </w:tcPr>
          <w:p w14:paraId="34697202" w14:textId="77777777" w:rsidR="003723E0" w:rsidRPr="00BF0EF1" w:rsidRDefault="00000000">
            <w:pPr>
              <w:rPr>
                <w:rFonts w:hint="eastAsia"/>
                <w:b/>
                <w:bCs/>
                <w:sz w:val="17"/>
                <w:szCs w:val="17"/>
                <w:rPrChange w:id="5" w:author="." w:date="2026-10-07T11:19:00Z" w16du:dateUtc="2026-10-07T03:19:00Z">
                  <w:rPr>
                    <w:rFonts w:hint="eastAsia"/>
                  </w:rPr>
                </w:rPrChange>
              </w:rPr>
            </w:pPr>
            <w:r w:rsidRPr="00BF0EF1">
              <w:rPr>
                <w:b/>
                <w:bCs/>
                <w:sz w:val="17"/>
                <w:szCs w:val="17"/>
                <w:highlight w:val="yellow"/>
                <w:rPrChange w:id="6" w:author="." w:date="2026-10-07T11:19:00Z" w16du:dateUtc="2026-10-07T03:19:00Z">
                  <w:rPr>
                    <w:highlight w:val="yellow"/>
                  </w:rPr>
                </w:rPrChange>
              </w:rPr>
              <w:t>Total protein amount in final suspension (mg)</w:t>
            </w:r>
          </w:p>
        </w:tc>
        <w:tc>
          <w:tcPr>
            <w:tcW w:w="1512" w:type="dxa"/>
            <w:vAlign w:val="center"/>
          </w:tcPr>
          <w:p w14:paraId="4C478999" w14:textId="77777777" w:rsidR="00131BCE" w:rsidRDefault="00000000">
            <w:pPr>
              <w:jc w:val="center"/>
              <w:rPr>
                <w:rFonts w:hint="eastAsia"/>
              </w:rPr>
            </w:pPr>
            <w:r>
              <w:rPr>
                <w:rFonts w:eastAsia="Liberation Serif"/>
                <w:b/>
                <w:color w:val="000000"/>
                <w:sz w:val="17"/>
              </w:rPr>
              <w:t>Protein normalized to initial volume (µg/mL)</w:t>
            </w:r>
          </w:p>
        </w:tc>
      </w:tr>
      <w:tr w:rsidR="00131BCE" w14:paraId="47492CD3" w14:textId="77777777">
        <w:trPr>
          <w:jc w:val="center"/>
        </w:trPr>
        <w:tc>
          <w:tcPr>
            <w:tcW w:w="1512" w:type="dxa"/>
            <w:vAlign w:val="center"/>
          </w:tcPr>
          <w:p w14:paraId="315AA3E4" w14:textId="77777777" w:rsidR="00131BCE" w:rsidRDefault="00000000">
            <w:pPr>
              <w:jc w:val="center"/>
              <w:rPr>
                <w:rFonts w:hint="eastAsia"/>
              </w:rPr>
            </w:pPr>
            <w:r>
              <w:rPr>
                <w:rFonts w:eastAsia="Liberation Serif"/>
                <w:color w:val="000000"/>
                <w:sz w:val="17"/>
              </w:rPr>
              <w:t>Urine</w:t>
            </w:r>
          </w:p>
        </w:tc>
        <w:tc>
          <w:tcPr>
            <w:tcW w:w="1512" w:type="dxa"/>
            <w:vAlign w:val="center"/>
          </w:tcPr>
          <w:p w14:paraId="7D4E3392" w14:textId="77777777" w:rsidR="00131BCE" w:rsidRDefault="00000000">
            <w:pPr>
              <w:jc w:val="center"/>
              <w:rPr>
                <w:rFonts w:hint="eastAsia"/>
              </w:rPr>
            </w:pPr>
            <w:r>
              <w:rPr>
                <w:rFonts w:eastAsia="Liberation Serif"/>
                <w:color w:val="000000"/>
                <w:sz w:val="17"/>
              </w:rPr>
              <w:t>150</w:t>
            </w:r>
          </w:p>
        </w:tc>
        <w:tc>
          <w:tcPr>
            <w:tcW w:w="1512" w:type="dxa"/>
            <w:vAlign w:val="center"/>
          </w:tcPr>
          <w:p w14:paraId="3C1D6EC3" w14:textId="77777777" w:rsidR="00131BCE" w:rsidRDefault="00000000">
            <w:pPr>
              <w:jc w:val="center"/>
              <w:rPr>
                <w:rFonts w:hint="eastAsia"/>
              </w:rPr>
            </w:pPr>
            <w:r>
              <w:rPr>
                <w:rFonts w:eastAsia="Liberation Serif"/>
                <w:color w:val="000000"/>
                <w:sz w:val="17"/>
              </w:rPr>
              <w:t>15</w:t>
            </w:r>
          </w:p>
        </w:tc>
        <w:tc>
          <w:tcPr>
            <w:tcW w:w="1512" w:type="dxa"/>
            <w:vAlign w:val="center"/>
          </w:tcPr>
          <w:p w14:paraId="502EF918" w14:textId="77777777" w:rsidR="00131BCE" w:rsidRDefault="00000000">
            <w:pPr>
              <w:jc w:val="center"/>
              <w:rPr>
                <w:rFonts w:hint="eastAsia"/>
              </w:rPr>
            </w:pPr>
            <w:r>
              <w:rPr>
                <w:rFonts w:eastAsia="Liberation Serif"/>
                <w:color w:val="000000"/>
                <w:sz w:val="17"/>
              </w:rPr>
              <w:t>187.7</w:t>
            </w:r>
          </w:p>
        </w:tc>
        <w:tc>
          <w:tcPr>
            <w:tcW w:w="1512" w:type="dxa"/>
            <w:vAlign w:val="center"/>
          </w:tcPr>
          <w:p w14:paraId="3516E7C9" w14:textId="77777777" w:rsidR="00131BCE" w:rsidRDefault="00000000">
            <w:pPr>
              <w:jc w:val="center"/>
              <w:rPr>
                <w:rFonts w:hint="eastAsia"/>
              </w:rPr>
            </w:pPr>
            <w:r>
              <w:rPr>
                <w:rFonts w:eastAsia="Liberation Serif"/>
                <w:color w:val="000000"/>
                <w:sz w:val="17"/>
              </w:rPr>
              <w:t>2.82</w:t>
            </w:r>
          </w:p>
        </w:tc>
        <w:tc>
          <w:tcPr>
            <w:tcW w:w="1512" w:type="dxa"/>
            <w:vAlign w:val="center"/>
          </w:tcPr>
          <w:p w14:paraId="4AC6CA3C" w14:textId="77777777" w:rsidR="00131BCE" w:rsidRDefault="00000000">
            <w:pPr>
              <w:jc w:val="center"/>
              <w:rPr>
                <w:rFonts w:hint="eastAsia"/>
              </w:rPr>
            </w:pPr>
            <w:r>
              <w:rPr>
                <w:rFonts w:eastAsia="Liberation Serif"/>
                <w:color w:val="000000"/>
                <w:sz w:val="17"/>
              </w:rPr>
              <w:t>18.8</w:t>
            </w:r>
          </w:p>
        </w:tc>
      </w:tr>
      <w:tr w:rsidR="00131BCE" w14:paraId="14C2B2EE" w14:textId="77777777">
        <w:trPr>
          <w:jc w:val="center"/>
        </w:trPr>
        <w:tc>
          <w:tcPr>
            <w:tcW w:w="1512" w:type="dxa"/>
            <w:vAlign w:val="center"/>
          </w:tcPr>
          <w:p w14:paraId="5D496A00" w14:textId="77777777" w:rsidR="00131BCE" w:rsidRDefault="00000000">
            <w:pPr>
              <w:jc w:val="center"/>
              <w:rPr>
                <w:rFonts w:hint="eastAsia"/>
              </w:rPr>
            </w:pPr>
            <w:r>
              <w:rPr>
                <w:rFonts w:eastAsia="Liberation Serif"/>
                <w:color w:val="000000"/>
                <w:sz w:val="17"/>
              </w:rPr>
              <w:t>Honey</w:t>
            </w:r>
          </w:p>
        </w:tc>
        <w:tc>
          <w:tcPr>
            <w:tcW w:w="1512" w:type="dxa"/>
            <w:vAlign w:val="center"/>
          </w:tcPr>
          <w:p w14:paraId="6474698D" w14:textId="77777777" w:rsidR="00131BCE" w:rsidRDefault="00000000">
            <w:pPr>
              <w:jc w:val="center"/>
              <w:rPr>
                <w:rFonts w:hint="eastAsia"/>
              </w:rPr>
            </w:pPr>
            <w:r>
              <w:rPr>
                <w:rFonts w:eastAsia="Liberation Serif"/>
                <w:color w:val="000000"/>
                <w:sz w:val="17"/>
              </w:rPr>
              <w:t>150</w:t>
            </w:r>
          </w:p>
        </w:tc>
        <w:tc>
          <w:tcPr>
            <w:tcW w:w="1512" w:type="dxa"/>
            <w:vAlign w:val="center"/>
          </w:tcPr>
          <w:p w14:paraId="6102211C" w14:textId="77777777" w:rsidR="00131BCE" w:rsidRDefault="00000000">
            <w:pPr>
              <w:jc w:val="center"/>
              <w:rPr>
                <w:rFonts w:hint="eastAsia"/>
              </w:rPr>
            </w:pPr>
            <w:r>
              <w:rPr>
                <w:rFonts w:eastAsia="Liberation Serif"/>
                <w:color w:val="000000"/>
                <w:sz w:val="17"/>
              </w:rPr>
              <w:t>14</w:t>
            </w:r>
          </w:p>
        </w:tc>
        <w:tc>
          <w:tcPr>
            <w:tcW w:w="1512" w:type="dxa"/>
            <w:vAlign w:val="center"/>
          </w:tcPr>
          <w:p w14:paraId="29BD15AD" w14:textId="77777777" w:rsidR="00131BCE" w:rsidRDefault="00000000">
            <w:pPr>
              <w:jc w:val="center"/>
              <w:rPr>
                <w:rFonts w:hint="eastAsia"/>
              </w:rPr>
            </w:pPr>
            <w:r>
              <w:rPr>
                <w:rFonts w:eastAsia="Liberation Serif"/>
                <w:color w:val="000000"/>
                <w:sz w:val="17"/>
              </w:rPr>
              <w:t>181.6</w:t>
            </w:r>
          </w:p>
        </w:tc>
        <w:tc>
          <w:tcPr>
            <w:tcW w:w="1512" w:type="dxa"/>
            <w:vAlign w:val="center"/>
          </w:tcPr>
          <w:p w14:paraId="55F553E8" w14:textId="77777777" w:rsidR="00131BCE" w:rsidRDefault="00000000">
            <w:pPr>
              <w:jc w:val="center"/>
              <w:rPr>
                <w:rFonts w:hint="eastAsia"/>
              </w:rPr>
            </w:pPr>
            <w:r>
              <w:rPr>
                <w:rFonts w:eastAsia="Liberation Serif"/>
                <w:color w:val="000000"/>
                <w:sz w:val="17"/>
              </w:rPr>
              <w:t>2.54</w:t>
            </w:r>
          </w:p>
        </w:tc>
        <w:tc>
          <w:tcPr>
            <w:tcW w:w="1512" w:type="dxa"/>
            <w:vAlign w:val="center"/>
          </w:tcPr>
          <w:p w14:paraId="3FA0BEC0" w14:textId="77777777" w:rsidR="00131BCE" w:rsidRDefault="00000000">
            <w:pPr>
              <w:jc w:val="center"/>
              <w:rPr>
                <w:rFonts w:hint="eastAsia"/>
              </w:rPr>
            </w:pPr>
            <w:r>
              <w:rPr>
                <w:rFonts w:eastAsia="Liberation Serif"/>
                <w:color w:val="000000"/>
                <w:sz w:val="17"/>
              </w:rPr>
              <w:t>17.0</w:t>
            </w:r>
          </w:p>
        </w:tc>
      </w:tr>
    </w:tbl>
    <w:p w14:paraId="0C570C83" w14:textId="77777777" w:rsidR="00131BCE" w:rsidRDefault="00000000">
      <w:pPr>
        <w:rPr>
          <w:rFonts w:hint="eastAsia"/>
        </w:rPr>
      </w:pPr>
      <w:r>
        <w:rPr>
          <w:rFonts w:eastAsia="Liberation Serif"/>
          <w:color w:val="000000"/>
          <w:sz w:val="18"/>
        </w:rPr>
        <w:t>Protein values characterize the final enriched suspensions and are not measures of EV particle number or purity.</w:t>
      </w:r>
    </w:p>
    <w:p w14:paraId="0287ABF9" w14:textId="77777777" w:rsidR="00131BCE" w:rsidRDefault="00000000">
      <w:pPr>
        <w:rPr>
          <w:rFonts w:hint="eastAsia"/>
        </w:rPr>
      </w:pPr>
      <w:r>
        <w:rPr>
          <w:color w:val="000000"/>
        </w:rPr>
        <w:br w:type="page"/>
      </w:r>
    </w:p>
    <w:p w14:paraId="29DD33A5" w14:textId="77777777" w:rsidR="00131BCE" w:rsidRDefault="00000000">
      <w:pPr>
        <w:rPr>
          <w:rFonts w:hint="eastAsia"/>
        </w:rPr>
      </w:pPr>
      <w:r>
        <w:rPr>
          <w:highlight w:val="yellow"/>
        </w:rPr>
        <w:lastRenderedPageBreak/>
        <w:t>Table 4. Bead-based flow-cytometry gating and anti-human CD81 signal in the pooled urine preparation</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6"/>
        <w:gridCol w:w="1296"/>
        <w:gridCol w:w="1296"/>
        <w:gridCol w:w="1296"/>
        <w:gridCol w:w="1296"/>
        <w:gridCol w:w="1296"/>
        <w:gridCol w:w="1296"/>
      </w:tblGrid>
      <w:tr w:rsidR="00131BCE" w14:paraId="407FE0F0" w14:textId="77777777">
        <w:trPr>
          <w:jc w:val="center"/>
        </w:trPr>
        <w:tc>
          <w:tcPr>
            <w:tcW w:w="1296" w:type="dxa"/>
            <w:vAlign w:val="center"/>
          </w:tcPr>
          <w:p w14:paraId="2612FFA9" w14:textId="77777777" w:rsidR="00131BCE" w:rsidRDefault="00000000">
            <w:pPr>
              <w:jc w:val="center"/>
              <w:rPr>
                <w:rFonts w:hint="eastAsia"/>
              </w:rPr>
            </w:pPr>
            <w:r>
              <w:rPr>
                <w:rFonts w:eastAsia="Liberation Serif"/>
                <w:b/>
                <w:color w:val="000000"/>
                <w:sz w:val="17"/>
              </w:rPr>
              <w:t>Source</w:t>
            </w:r>
          </w:p>
        </w:tc>
        <w:tc>
          <w:tcPr>
            <w:tcW w:w="1296" w:type="dxa"/>
            <w:vAlign w:val="center"/>
          </w:tcPr>
          <w:p w14:paraId="41E6C226" w14:textId="77777777" w:rsidR="00131BCE" w:rsidRDefault="00000000">
            <w:pPr>
              <w:jc w:val="center"/>
              <w:rPr>
                <w:rFonts w:hint="eastAsia"/>
              </w:rPr>
            </w:pPr>
            <w:r>
              <w:rPr>
                <w:rFonts w:eastAsia="Liberation Serif"/>
                <w:b/>
                <w:color w:val="000000"/>
                <w:sz w:val="17"/>
              </w:rPr>
              <w:t>Staining</w:t>
            </w:r>
          </w:p>
        </w:tc>
        <w:tc>
          <w:tcPr>
            <w:tcW w:w="1296" w:type="dxa"/>
            <w:vAlign w:val="center"/>
          </w:tcPr>
          <w:p w14:paraId="4CB2F7C8" w14:textId="77777777" w:rsidR="00131BCE" w:rsidRDefault="00000000">
            <w:pPr>
              <w:jc w:val="center"/>
              <w:rPr>
                <w:rFonts w:hint="eastAsia"/>
              </w:rPr>
            </w:pPr>
            <w:r>
              <w:rPr>
                <w:rFonts w:eastAsia="Liberation Serif"/>
                <w:b/>
                <w:color w:val="000000"/>
                <w:sz w:val="17"/>
              </w:rPr>
              <w:t>All events (n)</w:t>
            </w:r>
          </w:p>
        </w:tc>
        <w:tc>
          <w:tcPr>
            <w:tcW w:w="1296" w:type="dxa"/>
            <w:vAlign w:val="center"/>
          </w:tcPr>
          <w:p w14:paraId="08D8948B" w14:textId="77777777" w:rsidR="00131BCE" w:rsidRDefault="00000000">
            <w:pPr>
              <w:jc w:val="center"/>
              <w:rPr>
                <w:rFonts w:hint="eastAsia"/>
              </w:rPr>
            </w:pPr>
            <w:r>
              <w:rPr>
                <w:rFonts w:eastAsia="Liberation Serif"/>
                <w:b/>
                <w:color w:val="000000"/>
                <w:sz w:val="17"/>
              </w:rPr>
              <w:t>Non-debris (% total)</w:t>
            </w:r>
          </w:p>
        </w:tc>
        <w:tc>
          <w:tcPr>
            <w:tcW w:w="1296" w:type="dxa"/>
            <w:vAlign w:val="center"/>
          </w:tcPr>
          <w:p w14:paraId="77C746A6" w14:textId="77777777" w:rsidR="00131BCE" w:rsidRDefault="00000000">
            <w:pPr>
              <w:jc w:val="center"/>
              <w:rPr>
                <w:rFonts w:hint="eastAsia"/>
              </w:rPr>
            </w:pPr>
            <w:r>
              <w:rPr>
                <w:rFonts w:eastAsia="Liberation Serif"/>
                <w:b/>
                <w:color w:val="000000"/>
                <w:sz w:val="17"/>
              </w:rPr>
              <w:t>Singlets (% parent)</w:t>
            </w:r>
          </w:p>
        </w:tc>
        <w:tc>
          <w:tcPr>
            <w:tcW w:w="1296" w:type="dxa"/>
            <w:vAlign w:val="center"/>
          </w:tcPr>
          <w:p w14:paraId="32EE4A50" w14:textId="77777777" w:rsidR="00131BCE" w:rsidRDefault="00000000">
            <w:pPr>
              <w:jc w:val="center"/>
              <w:rPr>
                <w:rFonts w:hint="eastAsia"/>
              </w:rPr>
            </w:pPr>
            <w:r>
              <w:rPr>
                <w:rFonts w:eastAsia="Liberation Serif"/>
                <w:b/>
                <w:color w:val="000000"/>
                <w:sz w:val="17"/>
              </w:rPr>
              <w:t>Beads (% parent)</w:t>
            </w:r>
          </w:p>
        </w:tc>
        <w:tc>
          <w:tcPr>
            <w:tcW w:w="1296" w:type="dxa"/>
            <w:vAlign w:val="center"/>
          </w:tcPr>
          <w:p w14:paraId="7AA5AA36" w14:textId="77777777" w:rsidR="00131BCE" w:rsidRDefault="00000000">
            <w:pPr>
              <w:jc w:val="center"/>
              <w:rPr>
                <w:rFonts w:hint="eastAsia"/>
              </w:rPr>
            </w:pPr>
            <w:r>
              <w:rPr>
                <w:rFonts w:eastAsia="Liberation Serif"/>
                <w:b/>
                <w:color w:val="000000"/>
                <w:sz w:val="17"/>
              </w:rPr>
              <w:t>CD81-positive beads (% bead gate)</w:t>
            </w:r>
          </w:p>
        </w:tc>
      </w:tr>
      <w:tr w:rsidR="00131BCE" w14:paraId="26D69223" w14:textId="77777777">
        <w:trPr>
          <w:jc w:val="center"/>
        </w:trPr>
        <w:tc>
          <w:tcPr>
            <w:tcW w:w="1296" w:type="dxa"/>
            <w:vAlign w:val="center"/>
          </w:tcPr>
          <w:p w14:paraId="04E532D4" w14:textId="77777777" w:rsidR="00131BCE" w:rsidRDefault="00000000">
            <w:pPr>
              <w:jc w:val="center"/>
              <w:rPr>
                <w:rFonts w:hint="eastAsia"/>
              </w:rPr>
            </w:pPr>
            <w:r>
              <w:rPr>
                <w:rFonts w:eastAsia="Liberation Serif"/>
                <w:color w:val="000000"/>
                <w:sz w:val="17"/>
              </w:rPr>
              <w:t>Urine</w:t>
            </w:r>
          </w:p>
        </w:tc>
        <w:tc>
          <w:tcPr>
            <w:tcW w:w="1296" w:type="dxa"/>
            <w:vAlign w:val="center"/>
          </w:tcPr>
          <w:p w14:paraId="67DBA81C" w14:textId="77777777" w:rsidR="00131BCE" w:rsidRDefault="00000000">
            <w:pPr>
              <w:jc w:val="center"/>
              <w:rPr>
                <w:rFonts w:hint="eastAsia"/>
              </w:rPr>
            </w:pPr>
            <w:r>
              <w:rPr>
                <w:rFonts w:eastAsia="Liberation Serif"/>
                <w:color w:val="000000"/>
                <w:sz w:val="17"/>
              </w:rPr>
              <w:t>Unstained</w:t>
            </w:r>
          </w:p>
        </w:tc>
        <w:tc>
          <w:tcPr>
            <w:tcW w:w="1296" w:type="dxa"/>
            <w:vAlign w:val="center"/>
          </w:tcPr>
          <w:p w14:paraId="70CD23BE" w14:textId="77777777" w:rsidR="00131BCE" w:rsidRDefault="00000000">
            <w:pPr>
              <w:jc w:val="center"/>
              <w:rPr>
                <w:rFonts w:hint="eastAsia"/>
              </w:rPr>
            </w:pPr>
            <w:r>
              <w:rPr>
                <w:rFonts w:eastAsia="Liberation Serif"/>
                <w:color w:val="000000"/>
                <w:sz w:val="17"/>
              </w:rPr>
              <w:t>15,840</w:t>
            </w:r>
          </w:p>
        </w:tc>
        <w:tc>
          <w:tcPr>
            <w:tcW w:w="1296" w:type="dxa"/>
            <w:vAlign w:val="center"/>
          </w:tcPr>
          <w:p w14:paraId="08E12D9B" w14:textId="77777777" w:rsidR="00131BCE" w:rsidRDefault="00000000">
            <w:pPr>
              <w:jc w:val="center"/>
              <w:rPr>
                <w:rFonts w:hint="eastAsia"/>
              </w:rPr>
            </w:pPr>
            <w:r>
              <w:rPr>
                <w:rFonts w:eastAsia="Liberation Serif"/>
                <w:color w:val="000000"/>
                <w:sz w:val="17"/>
              </w:rPr>
              <w:t>60.6</w:t>
            </w:r>
          </w:p>
        </w:tc>
        <w:tc>
          <w:tcPr>
            <w:tcW w:w="1296" w:type="dxa"/>
            <w:vAlign w:val="center"/>
          </w:tcPr>
          <w:p w14:paraId="419F5745" w14:textId="77777777" w:rsidR="00131BCE" w:rsidRDefault="00000000">
            <w:pPr>
              <w:jc w:val="center"/>
              <w:rPr>
                <w:rFonts w:hint="eastAsia"/>
              </w:rPr>
            </w:pPr>
            <w:r>
              <w:rPr>
                <w:rFonts w:eastAsia="Liberation Serif"/>
                <w:color w:val="000000"/>
                <w:sz w:val="17"/>
              </w:rPr>
              <w:t>94.1</w:t>
            </w:r>
          </w:p>
        </w:tc>
        <w:tc>
          <w:tcPr>
            <w:tcW w:w="1296" w:type="dxa"/>
            <w:vAlign w:val="center"/>
          </w:tcPr>
          <w:p w14:paraId="18E3C23E" w14:textId="77777777" w:rsidR="00131BCE" w:rsidRDefault="00000000">
            <w:pPr>
              <w:jc w:val="center"/>
              <w:rPr>
                <w:rFonts w:hint="eastAsia"/>
              </w:rPr>
            </w:pPr>
            <w:r>
              <w:rPr>
                <w:rFonts w:eastAsia="Liberation Serif"/>
                <w:color w:val="000000"/>
                <w:sz w:val="17"/>
              </w:rPr>
              <w:t>87.6</w:t>
            </w:r>
          </w:p>
        </w:tc>
        <w:tc>
          <w:tcPr>
            <w:tcW w:w="1296" w:type="dxa"/>
            <w:vAlign w:val="center"/>
          </w:tcPr>
          <w:p w14:paraId="749F85A2" w14:textId="77777777" w:rsidR="00131BCE" w:rsidRDefault="00000000">
            <w:pPr>
              <w:jc w:val="center"/>
              <w:rPr>
                <w:rFonts w:hint="eastAsia"/>
              </w:rPr>
            </w:pPr>
            <w:r>
              <w:rPr>
                <w:rFonts w:eastAsia="Liberation Serif"/>
                <w:color w:val="000000"/>
                <w:sz w:val="17"/>
              </w:rPr>
              <w:t>0.1</w:t>
            </w:r>
          </w:p>
        </w:tc>
      </w:tr>
      <w:tr w:rsidR="00131BCE" w14:paraId="7C230283" w14:textId="77777777">
        <w:trPr>
          <w:jc w:val="center"/>
        </w:trPr>
        <w:tc>
          <w:tcPr>
            <w:tcW w:w="1296" w:type="dxa"/>
            <w:vAlign w:val="center"/>
          </w:tcPr>
          <w:p w14:paraId="10B10CFA" w14:textId="77777777" w:rsidR="00131BCE" w:rsidRDefault="00000000">
            <w:pPr>
              <w:jc w:val="center"/>
              <w:rPr>
                <w:rFonts w:hint="eastAsia"/>
              </w:rPr>
            </w:pPr>
            <w:r>
              <w:rPr>
                <w:rFonts w:eastAsia="Liberation Serif"/>
                <w:color w:val="000000"/>
                <w:sz w:val="17"/>
              </w:rPr>
              <w:t>Urine</w:t>
            </w:r>
          </w:p>
        </w:tc>
        <w:tc>
          <w:tcPr>
            <w:tcW w:w="1296" w:type="dxa"/>
            <w:vAlign w:val="center"/>
          </w:tcPr>
          <w:p w14:paraId="734B9880" w14:textId="77777777" w:rsidR="00131BCE" w:rsidRDefault="00000000">
            <w:pPr>
              <w:jc w:val="center"/>
              <w:rPr>
                <w:rFonts w:hint="eastAsia"/>
              </w:rPr>
            </w:pPr>
            <w:r>
              <w:rPr>
                <w:rFonts w:eastAsia="Liberation Serif"/>
                <w:color w:val="000000"/>
                <w:sz w:val="17"/>
              </w:rPr>
              <w:t>Stained</w:t>
            </w:r>
          </w:p>
        </w:tc>
        <w:tc>
          <w:tcPr>
            <w:tcW w:w="1296" w:type="dxa"/>
            <w:vAlign w:val="center"/>
          </w:tcPr>
          <w:p w14:paraId="362663DB" w14:textId="77777777" w:rsidR="00131BCE" w:rsidRDefault="00000000">
            <w:pPr>
              <w:jc w:val="center"/>
              <w:rPr>
                <w:rFonts w:hint="eastAsia"/>
              </w:rPr>
            </w:pPr>
            <w:r>
              <w:rPr>
                <w:rFonts w:eastAsia="Liberation Serif"/>
                <w:color w:val="000000"/>
                <w:sz w:val="17"/>
              </w:rPr>
              <w:t>72,039</w:t>
            </w:r>
          </w:p>
        </w:tc>
        <w:tc>
          <w:tcPr>
            <w:tcW w:w="1296" w:type="dxa"/>
            <w:vAlign w:val="center"/>
          </w:tcPr>
          <w:p w14:paraId="79D19E0C" w14:textId="77777777" w:rsidR="00131BCE" w:rsidRDefault="00000000">
            <w:pPr>
              <w:jc w:val="center"/>
              <w:rPr>
                <w:rFonts w:hint="eastAsia"/>
              </w:rPr>
            </w:pPr>
            <w:r>
              <w:rPr>
                <w:rFonts w:eastAsia="Liberation Serif"/>
                <w:color w:val="000000"/>
                <w:sz w:val="17"/>
              </w:rPr>
              <w:t>48.8</w:t>
            </w:r>
          </w:p>
        </w:tc>
        <w:tc>
          <w:tcPr>
            <w:tcW w:w="1296" w:type="dxa"/>
            <w:vAlign w:val="center"/>
          </w:tcPr>
          <w:p w14:paraId="79A93C39" w14:textId="77777777" w:rsidR="00131BCE" w:rsidRDefault="00000000">
            <w:pPr>
              <w:jc w:val="center"/>
              <w:rPr>
                <w:rFonts w:hint="eastAsia"/>
              </w:rPr>
            </w:pPr>
            <w:r>
              <w:rPr>
                <w:rFonts w:eastAsia="Liberation Serif"/>
                <w:color w:val="000000"/>
                <w:sz w:val="17"/>
              </w:rPr>
              <w:t>95.1</w:t>
            </w:r>
          </w:p>
        </w:tc>
        <w:tc>
          <w:tcPr>
            <w:tcW w:w="1296" w:type="dxa"/>
            <w:vAlign w:val="center"/>
          </w:tcPr>
          <w:p w14:paraId="6C785F4D" w14:textId="77777777" w:rsidR="00131BCE" w:rsidRDefault="00000000">
            <w:pPr>
              <w:jc w:val="center"/>
              <w:rPr>
                <w:rFonts w:hint="eastAsia"/>
              </w:rPr>
            </w:pPr>
            <w:r>
              <w:rPr>
                <w:rFonts w:eastAsia="Liberation Serif"/>
                <w:color w:val="000000"/>
                <w:sz w:val="17"/>
              </w:rPr>
              <w:t>79.7</w:t>
            </w:r>
          </w:p>
        </w:tc>
        <w:tc>
          <w:tcPr>
            <w:tcW w:w="1296" w:type="dxa"/>
            <w:vAlign w:val="center"/>
          </w:tcPr>
          <w:p w14:paraId="60ECEBE8" w14:textId="77777777" w:rsidR="00131BCE" w:rsidRDefault="00000000">
            <w:pPr>
              <w:jc w:val="center"/>
              <w:rPr>
                <w:rFonts w:hint="eastAsia"/>
              </w:rPr>
            </w:pPr>
            <w:r>
              <w:rPr>
                <w:rFonts w:eastAsia="Liberation Serif"/>
                <w:color w:val="000000"/>
                <w:sz w:val="17"/>
              </w:rPr>
              <w:t>20.0</w:t>
            </w:r>
          </w:p>
        </w:tc>
      </w:tr>
      <w:tr w:rsidR="00131BCE" w14:paraId="16AF3EAD" w14:textId="77777777">
        <w:trPr>
          <w:jc w:val="center"/>
          <w:del w:id="7" w:author="Authors" w:date="2026-10-07T00:00:00Z"/>
        </w:trPr>
        <w:tc>
          <w:tcPr>
            <w:tcW w:w="1296" w:type="dxa"/>
            <w:vAlign w:val="center"/>
          </w:tcPr>
          <w:p w14:paraId="6624569F" w14:textId="77777777" w:rsidR="00131BCE" w:rsidRDefault="00000000">
            <w:pPr>
              <w:jc w:val="center"/>
              <w:rPr>
                <w:rFonts w:hint="eastAsia"/>
              </w:rPr>
            </w:pPr>
            <w:r>
              <w:rPr>
                <w:rFonts w:eastAsia="Liberation Serif"/>
                <w:color w:val="000000"/>
                <w:sz w:val="17"/>
              </w:rPr>
              <w:t>Honey</w:t>
            </w:r>
          </w:p>
        </w:tc>
        <w:tc>
          <w:tcPr>
            <w:tcW w:w="1296" w:type="dxa"/>
            <w:vAlign w:val="center"/>
          </w:tcPr>
          <w:p w14:paraId="1B1BF57E" w14:textId="77777777" w:rsidR="00131BCE" w:rsidRDefault="00000000">
            <w:pPr>
              <w:jc w:val="center"/>
              <w:rPr>
                <w:rFonts w:hint="eastAsia"/>
              </w:rPr>
            </w:pPr>
            <w:r>
              <w:rPr>
                <w:rFonts w:eastAsia="Liberation Serif"/>
                <w:color w:val="000000"/>
                <w:sz w:val="17"/>
              </w:rPr>
              <w:t>Unstained</w:t>
            </w:r>
          </w:p>
        </w:tc>
        <w:tc>
          <w:tcPr>
            <w:tcW w:w="1296" w:type="dxa"/>
            <w:vAlign w:val="center"/>
          </w:tcPr>
          <w:p w14:paraId="1AA5B38C" w14:textId="77777777" w:rsidR="00131BCE" w:rsidRDefault="00000000">
            <w:pPr>
              <w:jc w:val="center"/>
              <w:rPr>
                <w:rFonts w:hint="eastAsia"/>
              </w:rPr>
            </w:pPr>
            <w:r>
              <w:rPr>
                <w:rFonts w:eastAsia="Liberation Serif"/>
                <w:color w:val="000000"/>
                <w:sz w:val="17"/>
              </w:rPr>
              <w:t>10,395</w:t>
            </w:r>
          </w:p>
        </w:tc>
        <w:tc>
          <w:tcPr>
            <w:tcW w:w="1296" w:type="dxa"/>
            <w:vAlign w:val="center"/>
          </w:tcPr>
          <w:p w14:paraId="61E5D45B" w14:textId="77777777" w:rsidR="00131BCE" w:rsidRDefault="00000000">
            <w:pPr>
              <w:jc w:val="center"/>
              <w:rPr>
                <w:rFonts w:hint="eastAsia"/>
              </w:rPr>
            </w:pPr>
            <w:r>
              <w:rPr>
                <w:rFonts w:eastAsia="Liberation Serif"/>
                <w:color w:val="000000"/>
                <w:sz w:val="17"/>
              </w:rPr>
              <w:t>63.6</w:t>
            </w:r>
          </w:p>
        </w:tc>
        <w:tc>
          <w:tcPr>
            <w:tcW w:w="1296" w:type="dxa"/>
            <w:vAlign w:val="center"/>
          </w:tcPr>
          <w:p w14:paraId="4910805F" w14:textId="77777777" w:rsidR="00131BCE" w:rsidRDefault="00000000">
            <w:pPr>
              <w:jc w:val="center"/>
              <w:rPr>
                <w:rFonts w:hint="eastAsia"/>
              </w:rPr>
            </w:pPr>
            <w:r>
              <w:rPr>
                <w:rFonts w:eastAsia="Liberation Serif"/>
                <w:color w:val="000000"/>
                <w:sz w:val="17"/>
              </w:rPr>
              <w:t>96.2</w:t>
            </w:r>
          </w:p>
        </w:tc>
        <w:tc>
          <w:tcPr>
            <w:tcW w:w="1296" w:type="dxa"/>
            <w:vAlign w:val="center"/>
          </w:tcPr>
          <w:p w14:paraId="1919AA22" w14:textId="77777777" w:rsidR="00131BCE" w:rsidRDefault="00000000">
            <w:pPr>
              <w:jc w:val="center"/>
              <w:rPr>
                <w:rFonts w:hint="eastAsia"/>
              </w:rPr>
            </w:pPr>
            <w:r>
              <w:rPr>
                <w:rFonts w:eastAsia="Liberation Serif"/>
                <w:color w:val="000000"/>
                <w:sz w:val="17"/>
              </w:rPr>
              <w:t>91.9</w:t>
            </w:r>
          </w:p>
        </w:tc>
        <w:tc>
          <w:tcPr>
            <w:tcW w:w="1296" w:type="dxa"/>
            <w:vAlign w:val="center"/>
          </w:tcPr>
          <w:p w14:paraId="08A0AA3B" w14:textId="77777777" w:rsidR="00131BCE" w:rsidRDefault="00000000">
            <w:pPr>
              <w:jc w:val="center"/>
              <w:rPr>
                <w:rFonts w:hint="eastAsia"/>
              </w:rPr>
            </w:pPr>
            <w:r>
              <w:rPr>
                <w:rFonts w:eastAsia="Liberation Serif"/>
                <w:color w:val="000000"/>
                <w:sz w:val="17"/>
              </w:rPr>
              <w:t>0.0</w:t>
            </w:r>
          </w:p>
        </w:tc>
      </w:tr>
      <w:tr w:rsidR="00131BCE" w14:paraId="7A3D2D5E" w14:textId="77777777">
        <w:trPr>
          <w:jc w:val="center"/>
          <w:del w:id="8" w:author="Authors" w:date="2026-10-07T00:00:00Z"/>
        </w:trPr>
        <w:tc>
          <w:tcPr>
            <w:tcW w:w="1296" w:type="dxa"/>
            <w:vAlign w:val="center"/>
          </w:tcPr>
          <w:p w14:paraId="5C0430E3" w14:textId="77777777" w:rsidR="00131BCE" w:rsidRDefault="00000000">
            <w:pPr>
              <w:jc w:val="center"/>
              <w:rPr>
                <w:rFonts w:hint="eastAsia"/>
              </w:rPr>
            </w:pPr>
            <w:r>
              <w:rPr>
                <w:rFonts w:eastAsia="Liberation Serif"/>
                <w:color w:val="000000"/>
                <w:sz w:val="17"/>
              </w:rPr>
              <w:t>Honey</w:t>
            </w:r>
          </w:p>
        </w:tc>
        <w:tc>
          <w:tcPr>
            <w:tcW w:w="1296" w:type="dxa"/>
            <w:vAlign w:val="center"/>
          </w:tcPr>
          <w:p w14:paraId="27D45D97" w14:textId="77777777" w:rsidR="00131BCE" w:rsidRDefault="00000000">
            <w:pPr>
              <w:jc w:val="center"/>
              <w:rPr>
                <w:rFonts w:hint="eastAsia"/>
              </w:rPr>
            </w:pPr>
            <w:r>
              <w:rPr>
                <w:rFonts w:eastAsia="Liberation Serif"/>
                <w:color w:val="000000"/>
                <w:sz w:val="17"/>
              </w:rPr>
              <w:t>Stained</w:t>
            </w:r>
          </w:p>
        </w:tc>
        <w:tc>
          <w:tcPr>
            <w:tcW w:w="1296" w:type="dxa"/>
            <w:vAlign w:val="center"/>
          </w:tcPr>
          <w:p w14:paraId="19173DA1" w14:textId="77777777" w:rsidR="00131BCE" w:rsidRDefault="00000000">
            <w:pPr>
              <w:jc w:val="center"/>
              <w:rPr>
                <w:rFonts w:hint="eastAsia"/>
              </w:rPr>
            </w:pPr>
            <w:r>
              <w:rPr>
                <w:rFonts w:eastAsia="Liberation Serif"/>
                <w:color w:val="000000"/>
                <w:sz w:val="17"/>
              </w:rPr>
              <w:t>38,016</w:t>
            </w:r>
          </w:p>
        </w:tc>
        <w:tc>
          <w:tcPr>
            <w:tcW w:w="1296" w:type="dxa"/>
            <w:vAlign w:val="center"/>
          </w:tcPr>
          <w:p w14:paraId="2BA3FFD0" w14:textId="77777777" w:rsidR="00131BCE" w:rsidRDefault="00000000">
            <w:pPr>
              <w:jc w:val="center"/>
              <w:rPr>
                <w:rFonts w:hint="eastAsia"/>
              </w:rPr>
            </w:pPr>
            <w:r>
              <w:rPr>
                <w:rFonts w:eastAsia="Liberation Serif"/>
                <w:color w:val="000000"/>
                <w:sz w:val="17"/>
              </w:rPr>
              <w:t>56.5</w:t>
            </w:r>
          </w:p>
        </w:tc>
        <w:tc>
          <w:tcPr>
            <w:tcW w:w="1296" w:type="dxa"/>
            <w:vAlign w:val="center"/>
          </w:tcPr>
          <w:p w14:paraId="4D999C7D" w14:textId="77777777" w:rsidR="00131BCE" w:rsidRDefault="00000000">
            <w:pPr>
              <w:jc w:val="center"/>
              <w:rPr>
                <w:rFonts w:hint="eastAsia"/>
              </w:rPr>
            </w:pPr>
            <w:r>
              <w:rPr>
                <w:rFonts w:eastAsia="Liberation Serif"/>
                <w:color w:val="000000"/>
                <w:sz w:val="17"/>
              </w:rPr>
              <w:t>95.2</w:t>
            </w:r>
          </w:p>
        </w:tc>
        <w:tc>
          <w:tcPr>
            <w:tcW w:w="1296" w:type="dxa"/>
            <w:vAlign w:val="center"/>
          </w:tcPr>
          <w:p w14:paraId="19153DA8" w14:textId="77777777" w:rsidR="00131BCE" w:rsidRDefault="00000000">
            <w:pPr>
              <w:jc w:val="center"/>
              <w:rPr>
                <w:rFonts w:hint="eastAsia"/>
              </w:rPr>
            </w:pPr>
            <w:r>
              <w:rPr>
                <w:rFonts w:eastAsia="Liberation Serif"/>
                <w:color w:val="000000"/>
                <w:sz w:val="17"/>
              </w:rPr>
              <w:t>85.7</w:t>
            </w:r>
          </w:p>
        </w:tc>
        <w:tc>
          <w:tcPr>
            <w:tcW w:w="1296" w:type="dxa"/>
            <w:vAlign w:val="center"/>
          </w:tcPr>
          <w:p w14:paraId="5EEB0C21" w14:textId="77777777" w:rsidR="00131BCE" w:rsidRDefault="00000000">
            <w:pPr>
              <w:jc w:val="center"/>
              <w:rPr>
                <w:rFonts w:hint="eastAsia"/>
              </w:rPr>
            </w:pPr>
            <w:r>
              <w:rPr>
                <w:rFonts w:eastAsia="Liberation Serif"/>
                <w:color w:val="000000"/>
                <w:sz w:val="17"/>
              </w:rPr>
              <w:t>0.3</w:t>
            </w:r>
          </w:p>
        </w:tc>
      </w:tr>
    </w:tbl>
    <w:p w14:paraId="1802781F" w14:textId="77777777" w:rsidR="00131BCE" w:rsidRDefault="00000000" w:rsidP="0084343F">
      <w:pPr>
        <w:jc w:val="both"/>
        <w:rPr>
          <w:rFonts w:hint="eastAsia"/>
        </w:rPr>
        <w:pPrChange w:id="9" w:author="." w:date="2026-10-07T11:22:00Z" w16du:dateUtc="2026-10-07T03:22:00Z">
          <w:pPr/>
        </w:pPrChange>
      </w:pPr>
      <w:r>
        <w:rPr>
          <w:highlight w:val="green"/>
        </w:rPr>
        <w:t>Percentages follow the instrument/software hierarchy. CD81-positive values are percentages of bead-gated events, not percentages of individual EVs. The assay is exploratory and, in the absence of a broader positive/negative marker panel, does not establish EV purity or definitive EV identity.</w:t>
      </w:r>
    </w:p>
    <w:p w14:paraId="31C6F23D" w14:textId="77777777" w:rsidR="00131BCE" w:rsidRDefault="00000000">
      <w:pPr>
        <w:rPr>
          <w:rFonts w:hint="eastAsia"/>
        </w:rPr>
      </w:pPr>
      <w:r>
        <w:rPr>
          <w:color w:val="000000"/>
        </w:rPr>
        <w:br w:type="page"/>
      </w:r>
    </w:p>
    <w:p w14:paraId="3847D1BF" w14:textId="77777777" w:rsidR="00131BCE" w:rsidRDefault="00000000">
      <w:pPr>
        <w:rPr>
          <w:rFonts w:hint="eastAsia"/>
        </w:rPr>
      </w:pPr>
      <w:r>
        <w:rPr>
          <w:rFonts w:eastAsia="Liberation Serif"/>
          <w:b/>
          <w:color w:val="000000"/>
        </w:rPr>
        <w:lastRenderedPageBreak/>
        <w:t>FIGURE LEGENDS</w:t>
      </w:r>
    </w:p>
    <w:p w14:paraId="36466015" w14:textId="77777777" w:rsidR="00131BCE" w:rsidRDefault="00000000" w:rsidP="0084343F">
      <w:pPr>
        <w:jc w:val="both"/>
        <w:rPr>
          <w:rFonts w:hint="eastAsia"/>
        </w:rPr>
        <w:pPrChange w:id="10" w:author="." w:date="2026-10-07T11:22:00Z" w16du:dateUtc="2026-10-07T03:22:00Z">
          <w:pPr/>
        </w:pPrChange>
      </w:pPr>
      <w:r>
        <w:rPr>
          <w:rFonts w:eastAsia="Liberation Serif"/>
          <w:color w:val="000000"/>
          <w:sz w:val="22"/>
        </w:rPr>
        <w:t>Figure 1. Representative DLS intensity-weighted size distributions of (a) urine-derived EV-enriched and (b) honey-derived vesicle-like nanoparticle preparations. The representative urine run had a Z-average of 162.2 nm and PDI of 0.558; the representative honey run had a Z-average of 211.3 nm and PDI of 1.698.</w:t>
      </w:r>
    </w:p>
    <w:p w14:paraId="44E0DB59" w14:textId="77777777" w:rsidR="00131BCE" w:rsidRDefault="00000000" w:rsidP="0084343F">
      <w:pPr>
        <w:jc w:val="both"/>
        <w:rPr>
          <w:rFonts w:hint="eastAsia"/>
        </w:rPr>
        <w:pPrChange w:id="11" w:author="." w:date="2026-10-07T11:22:00Z" w16du:dateUtc="2026-10-07T03:22:00Z">
          <w:pPr/>
        </w:pPrChange>
      </w:pPr>
      <w:r>
        <w:rPr>
          <w:rFonts w:eastAsia="Liberation Serif"/>
          <w:color w:val="000000"/>
          <w:sz w:val="22"/>
        </w:rPr>
        <w:t>Figure 2. Representative apparent zeta-potential distributions of (a) urine and (b) honey preparations measured by electrophoretic light scattering in PBS. High buffer conductivity limits interpretation of the absolute values.</w:t>
      </w:r>
    </w:p>
    <w:p w14:paraId="014BB762" w14:textId="77777777" w:rsidR="00131BCE" w:rsidRDefault="00000000" w:rsidP="0084343F">
      <w:pPr>
        <w:jc w:val="both"/>
        <w:rPr>
          <w:rFonts w:hint="eastAsia"/>
        </w:rPr>
        <w:pPrChange w:id="12" w:author="." w:date="2026-10-07T11:22:00Z" w16du:dateUtc="2026-10-07T03:22:00Z">
          <w:pPr/>
        </w:pPrChange>
      </w:pPr>
      <w:r>
        <w:rPr>
          <w:rFonts w:eastAsia="Liberation Serif"/>
          <w:color w:val="000000"/>
          <w:sz w:val="22"/>
        </w:rPr>
        <w:t>Figure 3. Bovine serum albumin Bradford standard curve used for total-protein quantification (10-160 µg/mL; y = 0.00193x + 0.0107; R² = 0.989).</w:t>
      </w:r>
    </w:p>
    <w:p w14:paraId="50C6DA1B" w14:textId="77777777" w:rsidR="00131BCE" w:rsidRDefault="00000000" w:rsidP="0084343F">
      <w:pPr>
        <w:jc w:val="both"/>
        <w:rPr>
          <w:rFonts w:hint="eastAsia"/>
        </w:rPr>
        <w:pPrChange w:id="13" w:author="." w:date="2026-10-07T11:22:00Z" w16du:dateUtc="2026-10-07T03:22:00Z">
          <w:pPr/>
        </w:pPrChange>
      </w:pPr>
      <w:r>
        <w:rPr>
          <w:highlight w:val="green"/>
        </w:rPr>
        <w:t>Figure 4. Representative bead-based flow-cytometry gating and anti-human CD81-PE detection in the pooled urine preparation, comparing unstained (UNS) and stained (S) tubes. The sequence comprised non-debris gating, singlet selection, bead-event identification, and CD81 assessment. CD81-positive values represent bead-gated events; the assay is exploratory and does not establish EV purity or definitive EV identity.</w:t>
      </w:r>
      <w:del w:id="14" w:author="Authors" w:date="2026-10-07T00:00:00Z">
        <w:r>
          <w:rPr>
            <w:highlight w:val="yellow"/>
          </w:rPr>
          <w:delText xml:space="preserve"> (b) honey preparation; </w:delText>
        </w:r>
      </w:del>
    </w:p>
    <w:p w14:paraId="77AA1DCA" w14:textId="77777777" w:rsidR="00131BCE" w:rsidRDefault="00000000" w:rsidP="0084343F">
      <w:pPr>
        <w:jc w:val="both"/>
        <w:rPr>
          <w:rFonts w:hint="eastAsia"/>
        </w:rPr>
        <w:pPrChange w:id="15" w:author="." w:date="2026-10-07T11:22:00Z" w16du:dateUtc="2026-10-07T03:22:00Z">
          <w:pPr/>
        </w:pPrChange>
      </w:pPr>
      <w:r>
        <w:rPr>
          <w:rFonts w:eastAsia="Liberation Serif"/>
          <w:color w:val="000000"/>
          <w:sz w:val="22"/>
        </w:rPr>
        <w:t>Figure 5. Representative cryo-electron micrographs of (a) honey and (b) urine preparations showing membrane-enclosed vesicular structures in vitreous ice. Scale bars = 50 nm.</w:t>
      </w:r>
    </w:p>
    <w:sectPr w:rsidR="00131BCE">
      <w:footerReference w:type="default" r:id="rId8"/>
      <w:pgSz w:w="11906" w:h="16838"/>
      <w:pgMar w:top="1417" w:right="1417" w:bottom="1417" w:left="1417" w:header="720" w:footer="720"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92E251" w14:textId="77777777" w:rsidR="0086350F" w:rsidRDefault="0086350F">
      <w:pPr>
        <w:spacing w:line="240" w:lineRule="auto"/>
        <w:rPr>
          <w:rFonts w:hint="eastAsia"/>
        </w:rPr>
      </w:pPr>
      <w:r>
        <w:separator/>
      </w:r>
    </w:p>
  </w:endnote>
  <w:endnote w:type="continuationSeparator" w:id="0">
    <w:p w14:paraId="45C6934A" w14:textId="77777777" w:rsidR="0086350F" w:rsidRDefault="0086350F">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F5B6" w14:textId="77777777" w:rsidR="00131BCE" w:rsidRDefault="00000000">
    <w:pPr>
      <w:pStyle w:val="Footer"/>
      <w:jc w:val="center"/>
      <w:rPr>
        <w:rFonts w:hint="eastAsia"/>
      </w:rPr>
    </w:pPr>
    <w:r>
      <w:rPr>
        <w:rFonts w:eastAsia="Liberation Serif"/>
        <w:sz w:val="20"/>
      </w:rPr>
      <w:t xml:space="preserve">Page </w:t>
    </w:r>
    <w:r>
      <w:rPr>
        <w:rFonts w:eastAsia="Liberation Serif"/>
        <w:sz w:val="20"/>
      </w:rPr>
      <w:fldChar w:fldCharType="begin"/>
    </w:r>
    <w:r>
      <w:rPr>
        <w:rFonts w:eastAsia="Liberation Serif"/>
        <w:sz w:val="20"/>
      </w:rPr>
      <w:instrText>PAGE</w:instrText>
    </w:r>
    <w:r>
      <w:rPr>
        <w:rFonts w:eastAsia="Liberation Serif"/>
        <w:sz w:val="20"/>
      </w:rPr>
      <w:fldChar w:fldCharType="separate"/>
    </w:r>
    <w:r w:rsidR="00A4128A">
      <w:rPr>
        <w:rFonts w:eastAsia="Liberation Serif"/>
        <w:noProof/>
        <w:sz w:val="20"/>
      </w:rPr>
      <w:t>1</w:t>
    </w:r>
    <w:r>
      <w:rPr>
        <w:rFonts w:eastAsia="Liberation Seri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E7373" w14:textId="77777777" w:rsidR="0086350F" w:rsidRDefault="0086350F">
      <w:pPr>
        <w:spacing w:line="240" w:lineRule="auto"/>
        <w:rPr>
          <w:rFonts w:hint="eastAsia"/>
        </w:rPr>
      </w:pPr>
      <w:r>
        <w:separator/>
      </w:r>
    </w:p>
  </w:footnote>
  <w:footnote w:type="continuationSeparator" w:id="0">
    <w:p w14:paraId="5BD04F06" w14:textId="77777777" w:rsidR="0086350F" w:rsidRDefault="0086350F">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495668">
    <w:abstractNumId w:val="8"/>
  </w:num>
  <w:num w:numId="2" w16cid:durableId="33699884">
    <w:abstractNumId w:val="6"/>
  </w:num>
  <w:num w:numId="3" w16cid:durableId="1805466520">
    <w:abstractNumId w:val="5"/>
  </w:num>
  <w:num w:numId="4" w16cid:durableId="1943485918">
    <w:abstractNumId w:val="4"/>
  </w:num>
  <w:num w:numId="5" w16cid:durableId="849101252">
    <w:abstractNumId w:val="7"/>
  </w:num>
  <w:num w:numId="6" w16cid:durableId="1267226782">
    <w:abstractNumId w:val="3"/>
  </w:num>
  <w:num w:numId="7" w16cid:durableId="894202235">
    <w:abstractNumId w:val="2"/>
  </w:num>
  <w:num w:numId="8" w16cid:durableId="1610896391">
    <w:abstractNumId w:val="1"/>
  </w:num>
  <w:num w:numId="9" w16cid:durableId="65445628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
    <w15:presenceInfo w15:providerId="None"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881"/>
    <w:rsid w:val="00131BCE"/>
    <w:rsid w:val="0015074B"/>
    <w:rsid w:val="0029639D"/>
    <w:rsid w:val="002B4A35"/>
    <w:rsid w:val="00326F90"/>
    <w:rsid w:val="003723E0"/>
    <w:rsid w:val="00484475"/>
    <w:rsid w:val="005D6672"/>
    <w:rsid w:val="005F6670"/>
    <w:rsid w:val="00752C42"/>
    <w:rsid w:val="0084343F"/>
    <w:rsid w:val="0086350F"/>
    <w:rsid w:val="00A4128A"/>
    <w:rsid w:val="00AA1D8D"/>
    <w:rsid w:val="00B47730"/>
    <w:rsid w:val="00BF0EF1"/>
    <w:rsid w:val="00CB0664"/>
    <w:rsid w:val="00DD0A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351C1C"/>
  <w14:defaultImageDpi w14:val="300"/>
  <w15:docId w15:val="{7A1A4F10-300A-422A-B888-D81BF142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Liberation Serif" w:hAnsi="Liberation Serif"/>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D6672"/>
    <w:pPr>
      <w:spacing w:after="0" w:line="240" w:lineRule="auto"/>
    </w:pPr>
    <w:rPr>
      <w:rFonts w:ascii="Liberation Serif" w:hAnsi="Liberation Serif"/>
      <w:sz w:val="24"/>
    </w:rPr>
  </w:style>
  <w:style w:type="character" w:styleId="LineNumber">
    <w:name w:val="line number"/>
    <w:basedOn w:val="DefaultParagraphFont"/>
    <w:uiPriority w:val="99"/>
    <w:semiHidden/>
    <w:unhideWhenUsed/>
    <w:rsid w:val="005D6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5061</Words>
  <Characters>28853</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9</cp:revision>
  <dcterms:created xsi:type="dcterms:W3CDTF">2013-12-23T23:15:00Z</dcterms:created>
  <dcterms:modified xsi:type="dcterms:W3CDTF">2026-10-07T03:22:00Z</dcterms:modified>
  <cp:category/>
</cp:coreProperties>
</file>