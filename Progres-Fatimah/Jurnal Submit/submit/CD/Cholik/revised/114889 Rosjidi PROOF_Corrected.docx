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FCE0E" w14:textId="2D3E4C06" w:rsidR="00665094" w:rsidRDefault="006E7C71" w:rsidP="00D20800">
      <w:pPr>
        <w:spacing w:line="360" w:lineRule="auto"/>
      </w:pPr>
      <w:r>
        <w:t>OBSERVATION LETTER</w:t>
      </w:r>
    </w:p>
    <w:p w14:paraId="28EC69EE" w14:textId="77777777" w:rsidR="006E7C71" w:rsidRDefault="006E7C71" w:rsidP="00D20800">
      <w:pPr>
        <w:spacing w:line="360" w:lineRule="auto"/>
      </w:pPr>
      <w:r>
        <w:t>Short title: Bodyweight Soleus Push-Up in T2D</w:t>
      </w:r>
    </w:p>
    <w:p w14:paraId="09398A59" w14:textId="77777777" w:rsidR="006E7C71" w:rsidRDefault="006E7C71" w:rsidP="00D20800">
      <w:pPr>
        <w:spacing w:line="360" w:lineRule="auto"/>
      </w:pPr>
    </w:p>
    <w:p w14:paraId="2E5D4436" w14:textId="4DDE6CFA" w:rsidR="006E7C71" w:rsidRPr="006E7C71" w:rsidRDefault="006E7C71" w:rsidP="00D20800">
      <w:pPr>
        <w:spacing w:line="360" w:lineRule="auto"/>
        <w:rPr>
          <w:b/>
          <w:bCs/>
        </w:rPr>
      </w:pPr>
      <w:r w:rsidRPr="006E7C71">
        <w:rPr>
          <w:b/>
          <w:bCs/>
        </w:rPr>
        <w:t>Cholik Harun Rosjidi</w:t>
      </w:r>
      <w:r w:rsidR="00CE10D7">
        <w:rPr>
          <w:b/>
          <w:bCs/>
        </w:rPr>
        <w:t xml:space="preserve"> </w:t>
      </w:r>
      <w:hyperlink r:id="rId6" w:history="1">
        <w:r w:rsidR="00CE10D7" w:rsidRPr="00CE10D7">
          <w:rPr>
            <w:rStyle w:val="Hyperlink"/>
            <w:b/>
            <w:bCs/>
            <w:vertAlign w:val="superscript"/>
          </w:rPr>
          <w:t>0000-0001-6675-1083</w:t>
        </w:r>
      </w:hyperlink>
      <w:r w:rsidRPr="006E7C71">
        <w:rPr>
          <w:b/>
          <w:bCs/>
        </w:rPr>
        <w:t>, Narmawan Narmawan</w:t>
      </w:r>
      <w:r w:rsidR="00CE10D7" w:rsidRPr="00CE10D7">
        <w:t xml:space="preserve"> </w:t>
      </w:r>
      <w:hyperlink r:id="rId7" w:history="1">
        <w:r w:rsidR="00CE10D7" w:rsidRPr="00CE10D7">
          <w:rPr>
            <w:rStyle w:val="Hyperlink"/>
            <w:b/>
            <w:bCs/>
            <w:vertAlign w:val="superscript"/>
          </w:rPr>
          <w:t>0000-0001-7765-3294</w:t>
        </w:r>
      </w:hyperlink>
      <w:r w:rsidRPr="006E7C71">
        <w:rPr>
          <w:b/>
          <w:bCs/>
        </w:rPr>
        <w:t>, Risnawati Risnawati</w:t>
      </w:r>
      <w:r w:rsidR="00CE10D7">
        <w:rPr>
          <w:b/>
          <w:bCs/>
        </w:rPr>
        <w:t xml:space="preserve"> </w:t>
      </w:r>
      <w:hyperlink r:id="rId8" w:history="1">
        <w:r w:rsidR="00CE10D7" w:rsidRPr="00CE10D7">
          <w:rPr>
            <w:rStyle w:val="Hyperlink"/>
            <w:b/>
            <w:bCs/>
            <w:vertAlign w:val="superscript"/>
          </w:rPr>
          <w:t>0000-0003-0883-7035</w:t>
        </w:r>
      </w:hyperlink>
      <w:r w:rsidRPr="006E7C71">
        <w:rPr>
          <w:b/>
          <w:bCs/>
        </w:rPr>
        <w:t>, Siti Umrana</w:t>
      </w:r>
      <w:r w:rsidR="00CE10D7">
        <w:rPr>
          <w:b/>
          <w:bCs/>
        </w:rPr>
        <w:t xml:space="preserve"> </w:t>
      </w:r>
      <w:hyperlink r:id="rId9" w:history="1">
        <w:r w:rsidR="00CE10D7" w:rsidRPr="00CE10D7">
          <w:rPr>
            <w:rStyle w:val="Hyperlink"/>
            <w:b/>
            <w:bCs/>
            <w:vertAlign w:val="superscript"/>
          </w:rPr>
          <w:t>0000-0003-0549-0590</w:t>
        </w:r>
      </w:hyperlink>
      <w:r w:rsidRPr="006E7C71">
        <w:rPr>
          <w:b/>
          <w:bCs/>
        </w:rPr>
        <w:t>, Muhammad Syahwal</w:t>
      </w:r>
      <w:r w:rsidR="00CE10D7">
        <w:rPr>
          <w:b/>
          <w:bCs/>
        </w:rPr>
        <w:t xml:space="preserve"> </w:t>
      </w:r>
      <w:hyperlink r:id="rId10" w:history="1">
        <w:r w:rsidR="00CE10D7" w:rsidRPr="00CE10D7">
          <w:rPr>
            <w:rStyle w:val="Hyperlink"/>
            <w:b/>
            <w:bCs/>
            <w:vertAlign w:val="superscript"/>
          </w:rPr>
          <w:t>0000-0001-8025-7743</w:t>
        </w:r>
      </w:hyperlink>
      <w:r w:rsidRPr="006E7C71">
        <w:rPr>
          <w:b/>
          <w:bCs/>
        </w:rPr>
        <w:t>, Narmi Narmi</w:t>
      </w:r>
      <w:r w:rsidR="00CE10D7">
        <w:rPr>
          <w:b/>
          <w:bCs/>
        </w:rPr>
        <w:t xml:space="preserve"> </w:t>
      </w:r>
      <w:hyperlink r:id="rId11" w:history="1">
        <w:r w:rsidR="00CE10D7" w:rsidRPr="00CE10D7">
          <w:rPr>
            <w:rStyle w:val="Hyperlink"/>
            <w:b/>
            <w:bCs/>
            <w:vertAlign w:val="superscript"/>
          </w:rPr>
          <w:t>0000-0003-4957-7700</w:t>
        </w:r>
      </w:hyperlink>
      <w:r w:rsidRPr="006E7C71">
        <w:rPr>
          <w:b/>
          <w:bCs/>
        </w:rPr>
        <w:t>, Mien Mien</w:t>
      </w:r>
      <w:r w:rsidR="00CE10D7">
        <w:rPr>
          <w:b/>
          <w:bCs/>
        </w:rPr>
        <w:t xml:space="preserve"> </w:t>
      </w:r>
      <w:hyperlink r:id="rId12" w:history="1">
        <w:r w:rsidR="00CE10D7" w:rsidRPr="00CE10D7">
          <w:rPr>
            <w:rStyle w:val="Hyperlink"/>
            <w:b/>
            <w:bCs/>
            <w:vertAlign w:val="superscript"/>
          </w:rPr>
          <w:t>0000-0002-7070-4615</w:t>
        </w:r>
      </w:hyperlink>
      <w:r w:rsidRPr="006E7C71">
        <w:rPr>
          <w:b/>
          <w:bCs/>
        </w:rPr>
        <w:t>, Hasrima Hasrima</w:t>
      </w:r>
      <w:r w:rsidR="00CE10D7">
        <w:rPr>
          <w:b/>
          <w:bCs/>
        </w:rPr>
        <w:t xml:space="preserve"> </w:t>
      </w:r>
      <w:hyperlink r:id="rId13" w:history="1">
        <w:r w:rsidR="00CE10D7" w:rsidRPr="00CE10D7">
          <w:rPr>
            <w:rStyle w:val="Hyperlink"/>
            <w:b/>
            <w:bCs/>
            <w:vertAlign w:val="superscript"/>
          </w:rPr>
          <w:t>0009-0002-7210-6341</w:t>
        </w:r>
      </w:hyperlink>
      <w:r w:rsidRPr="006E7C71">
        <w:rPr>
          <w:b/>
          <w:bCs/>
        </w:rPr>
        <w:t>, Herman Herman</w:t>
      </w:r>
      <w:r w:rsidR="00CE10D7">
        <w:rPr>
          <w:b/>
          <w:bCs/>
        </w:rPr>
        <w:t xml:space="preserve"> </w:t>
      </w:r>
      <w:hyperlink r:id="rId14" w:history="1">
        <w:r w:rsidR="00CE10D7" w:rsidRPr="00CE10D7">
          <w:rPr>
            <w:rStyle w:val="Hyperlink"/>
            <w:b/>
            <w:bCs/>
            <w:vertAlign w:val="superscript"/>
          </w:rPr>
          <w:t>0009-0006-9973-4662</w:t>
        </w:r>
      </w:hyperlink>
      <w:r w:rsidRPr="006E7C71">
        <w:rPr>
          <w:b/>
          <w:bCs/>
        </w:rPr>
        <w:t>, Mubarak Mubarak</w:t>
      </w:r>
      <w:r w:rsidR="00CE10D7" w:rsidRPr="00CE10D7">
        <w:t xml:space="preserve"> </w:t>
      </w:r>
      <w:hyperlink r:id="rId15" w:history="1">
        <w:r w:rsidR="00CE10D7" w:rsidRPr="00CE10D7">
          <w:rPr>
            <w:rStyle w:val="Hyperlink"/>
            <w:b/>
            <w:bCs/>
            <w:vertAlign w:val="superscript"/>
          </w:rPr>
          <w:t>0000-0001-9053-2761</w:t>
        </w:r>
      </w:hyperlink>
      <w:r w:rsidRPr="006E7C71">
        <w:rPr>
          <w:b/>
          <w:bCs/>
        </w:rPr>
        <w:t xml:space="preserve">, Rahmawati A </w:t>
      </w:r>
      <w:r w:rsidRPr="006E7C71">
        <w:rPr>
          <w:b/>
          <w:bCs/>
          <w:highlight w:val="yellow"/>
          <w:u w:val="single"/>
        </w:rPr>
        <w:t>[full name?]</w:t>
      </w:r>
      <w:r w:rsidR="00CE10D7">
        <w:rPr>
          <w:b/>
          <w:bCs/>
          <w:u w:val="single"/>
        </w:rPr>
        <w:t xml:space="preserve"> </w:t>
      </w:r>
      <w:hyperlink r:id="rId16" w:history="1">
        <w:r w:rsidR="00CE10D7" w:rsidRPr="00CE10D7">
          <w:rPr>
            <w:rStyle w:val="Hyperlink"/>
            <w:b/>
            <w:bCs/>
            <w:vertAlign w:val="superscript"/>
          </w:rPr>
          <w:t>0009-0006-6152-7983</w:t>
        </w:r>
      </w:hyperlink>
    </w:p>
    <w:p w14:paraId="1DB0F1D1" w14:textId="24880EBD" w:rsidR="006E7C71" w:rsidRDefault="006E7C71" w:rsidP="00D20800">
      <w:pPr>
        <w:spacing w:line="360" w:lineRule="auto"/>
      </w:pPr>
      <w:r>
        <w:t>STIKES</w:t>
      </w:r>
      <w:r w:rsidRPr="006E7C71">
        <w:t xml:space="preserve"> Karya Kesehatan</w:t>
      </w:r>
      <w:r>
        <w:t xml:space="preserve"> Kendari, Kendari, South East Sulawesi, Indonesia</w:t>
      </w:r>
    </w:p>
    <w:p w14:paraId="125D860D" w14:textId="77777777" w:rsidR="006E7C71" w:rsidRPr="00CE10D7" w:rsidRDefault="006E7C71" w:rsidP="00D20800">
      <w:pPr>
        <w:spacing w:line="360" w:lineRule="auto"/>
        <w:rPr>
          <w:color w:val="0070C0"/>
        </w:rPr>
      </w:pPr>
    </w:p>
    <w:p w14:paraId="3AF0A6AF" w14:textId="7F515E04" w:rsidR="00665094" w:rsidRPr="00CE10D7" w:rsidRDefault="00000000" w:rsidP="00D20800">
      <w:pPr>
        <w:spacing w:line="360" w:lineRule="auto"/>
        <w:rPr>
          <w:b/>
          <w:bCs/>
          <w:color w:val="0070C0"/>
        </w:rPr>
      </w:pPr>
      <w:r w:rsidRPr="00CE10D7">
        <w:rPr>
          <w:b/>
          <w:bCs/>
          <w:color w:val="0070C0"/>
        </w:rPr>
        <w:t>Short-Term Blood Glucose Reduction After Bodyweight Soleus Push-Up in Type 2 Diabetes</w:t>
      </w:r>
    </w:p>
    <w:p w14:paraId="4686AA80" w14:textId="77777777" w:rsidR="006E7C71" w:rsidRDefault="006E7C71" w:rsidP="00D20800">
      <w:pPr>
        <w:spacing w:line="360" w:lineRule="auto"/>
      </w:pPr>
    </w:p>
    <w:p w14:paraId="1745D733" w14:textId="77777777" w:rsidR="006E7C71" w:rsidRDefault="00000000" w:rsidP="00D20800">
      <w:pPr>
        <w:spacing w:line="360" w:lineRule="auto"/>
      </w:pPr>
      <w:r>
        <w:t>Address for correspondence:</w:t>
      </w:r>
    </w:p>
    <w:p w14:paraId="47B4EBC1" w14:textId="77777777" w:rsidR="006E7C71" w:rsidRDefault="00000000" w:rsidP="00D20800">
      <w:pPr>
        <w:spacing w:line="360" w:lineRule="auto"/>
      </w:pPr>
      <w:r>
        <w:t>Cholik Harun Rosjidi,</w:t>
      </w:r>
    </w:p>
    <w:p w14:paraId="6E9445E1" w14:textId="56AE73F4" w:rsidR="006E7C71" w:rsidRDefault="00000000" w:rsidP="00D20800">
      <w:pPr>
        <w:spacing w:line="360" w:lineRule="auto"/>
      </w:pPr>
      <w:r>
        <w:t xml:space="preserve">STIKES </w:t>
      </w:r>
      <w:r w:rsidR="00CE10D7" w:rsidRPr="006E7C71">
        <w:t>Karya Kesehatan</w:t>
      </w:r>
      <w:r>
        <w:t xml:space="preserve"> Kendari,</w:t>
      </w:r>
    </w:p>
    <w:p w14:paraId="603E3690" w14:textId="77777777" w:rsidR="00CE10D7" w:rsidRDefault="00CE10D7" w:rsidP="00D20800">
      <w:pPr>
        <w:spacing w:line="360" w:lineRule="auto"/>
      </w:pPr>
      <w:r w:rsidRPr="00CE10D7">
        <w:t>Jl. Jend. AH. Nasution No.89,</w:t>
      </w:r>
    </w:p>
    <w:p w14:paraId="7A4688D4" w14:textId="77777777" w:rsidR="00CE10D7" w:rsidRPr="00E92E7E" w:rsidRDefault="00CE10D7" w:rsidP="00D20800">
      <w:pPr>
        <w:spacing w:line="360" w:lineRule="auto"/>
      </w:pPr>
      <w:r w:rsidRPr="00CE10D7">
        <w:t xml:space="preserve">Anduonohu, Kec. </w:t>
      </w:r>
      <w:r w:rsidRPr="00E92E7E">
        <w:t>Kambu, Kota Kendari,</w:t>
      </w:r>
    </w:p>
    <w:p w14:paraId="17A8D863" w14:textId="77777777" w:rsidR="00CE10D7" w:rsidRPr="00E92E7E" w:rsidRDefault="00CE10D7" w:rsidP="00D20800">
      <w:pPr>
        <w:spacing w:line="360" w:lineRule="auto"/>
      </w:pPr>
      <w:r w:rsidRPr="00E92E7E">
        <w:t xml:space="preserve">Sulawesi Tenggara, </w:t>
      </w:r>
    </w:p>
    <w:p w14:paraId="3D489A6C" w14:textId="77777777" w:rsidR="00CE10D7" w:rsidRDefault="00CE10D7" w:rsidP="00D20800">
      <w:pPr>
        <w:spacing w:line="360" w:lineRule="auto"/>
      </w:pPr>
      <w:r w:rsidRPr="00CE10D7">
        <w:t>93561 Kendari, Indonesi</w:t>
      </w:r>
      <w:r>
        <w:t>a</w:t>
      </w:r>
    </w:p>
    <w:p w14:paraId="0EAA3809" w14:textId="25590544" w:rsidR="006E7C71" w:rsidRDefault="006E7C71" w:rsidP="00D20800">
      <w:pPr>
        <w:spacing w:line="360" w:lineRule="auto"/>
      </w:pPr>
      <w:r>
        <w:t>Phone: +62 878 5335 6988;</w:t>
      </w:r>
    </w:p>
    <w:p w14:paraId="16BF3B8F" w14:textId="5366ADE4" w:rsidR="00665094" w:rsidRDefault="00000000" w:rsidP="00D20800">
      <w:pPr>
        <w:spacing w:line="360" w:lineRule="auto"/>
      </w:pPr>
      <w:r>
        <w:t xml:space="preserve">E-mail: </w:t>
      </w:r>
      <w:hyperlink r:id="rId17" w:history="1">
        <w:r w:rsidR="006E7C71" w:rsidRPr="005C0E78">
          <w:rPr>
            <w:rStyle w:val="Hyperlink"/>
          </w:rPr>
          <w:t>rosjdicholikharun1972@gmail.com</w:t>
        </w:r>
      </w:hyperlink>
    </w:p>
    <w:p w14:paraId="21A3F6ED" w14:textId="77777777" w:rsidR="00CE10D7" w:rsidRDefault="00CE10D7" w:rsidP="00D20800">
      <w:pPr>
        <w:spacing w:line="360" w:lineRule="auto"/>
      </w:pPr>
    </w:p>
    <w:p w14:paraId="746E565A" w14:textId="632BC7FC" w:rsidR="006E7C71" w:rsidRDefault="006E7C71" w:rsidP="00D20800">
      <w:pPr>
        <w:spacing w:line="360" w:lineRule="auto"/>
      </w:pPr>
      <w:r>
        <w:t xml:space="preserve">DOI: </w:t>
      </w:r>
      <w:hyperlink r:id="rId18" w:history="1">
        <w:r w:rsidRPr="006E7C71">
          <w:rPr>
            <w:rStyle w:val="Hyperlink"/>
          </w:rPr>
          <w:t>10.5603/cd.114889</w:t>
        </w:r>
      </w:hyperlink>
    </w:p>
    <w:p w14:paraId="57B182B5" w14:textId="77777777" w:rsidR="006E7C71" w:rsidRDefault="006E7C71" w:rsidP="00D20800">
      <w:pPr>
        <w:spacing w:line="360" w:lineRule="auto"/>
      </w:pPr>
    </w:p>
    <w:p w14:paraId="6B2689FF" w14:textId="488816BE" w:rsidR="006E7C71" w:rsidRDefault="006E7C71" w:rsidP="00D20800">
      <w:pPr>
        <w:spacing w:line="360" w:lineRule="auto"/>
      </w:pPr>
      <w:r>
        <w:t>Received: 19.09.2026</w:t>
      </w:r>
      <w:r>
        <w:tab/>
      </w:r>
      <w:r>
        <w:tab/>
        <w:t xml:space="preserve">Accepted: </w:t>
      </w:r>
      <w:r w:rsidR="00CE10D7">
        <w:t>5.10.2026</w:t>
      </w:r>
      <w:r w:rsidR="00CE10D7">
        <w:tab/>
      </w:r>
      <w:r w:rsidR="00CE10D7">
        <w:tab/>
        <w:t>Published: 8.10.2026</w:t>
      </w:r>
    </w:p>
    <w:p w14:paraId="3F288046" w14:textId="4FF046C6" w:rsidR="00665094" w:rsidRDefault="00665094" w:rsidP="00D20800">
      <w:pPr>
        <w:spacing w:line="360" w:lineRule="auto"/>
      </w:pPr>
    </w:p>
    <w:p w14:paraId="31C8C95A" w14:textId="77777777" w:rsidR="00665094" w:rsidRDefault="00000000" w:rsidP="00D20800">
      <w:pPr>
        <w:spacing w:line="360" w:lineRule="auto"/>
      </w:pPr>
      <w:r w:rsidRPr="00CE10D7">
        <w:rPr>
          <w:b/>
          <w:color w:val="0070C0"/>
        </w:rPr>
        <w:t>Introduction</w:t>
      </w:r>
    </w:p>
    <w:p w14:paraId="7EE13E75" w14:textId="4380C6ED" w:rsidR="00665094" w:rsidRDefault="00000000" w:rsidP="00D20800">
      <w:pPr>
        <w:spacing w:line="360" w:lineRule="auto"/>
      </w:pPr>
      <w:r>
        <w:t xml:space="preserve">Managing type 2 diabetes (T2D) requires feasible activity strategies that can be used by patients who have difficulty sustaining conventional exercise. Current recommendations support physical activity and reduced sedentary time as part of T2D care [1]. Seated soleus-dominant activity has </w:t>
      </w:r>
      <w:r>
        <w:lastRenderedPageBreak/>
        <w:t>recently attracted attention because it may increase local oxidative metabolism and improve glucose regulation while requiring little space or equipment [2].</w:t>
      </w:r>
    </w:p>
    <w:p w14:paraId="621CE577" w14:textId="77777777" w:rsidR="00CE10D7" w:rsidRDefault="00CE10D7" w:rsidP="00D20800">
      <w:pPr>
        <w:spacing w:line="360" w:lineRule="auto"/>
      </w:pPr>
    </w:p>
    <w:p w14:paraId="22261A9F" w14:textId="341DBB6C" w:rsidR="00665094" w:rsidRPr="00D20800" w:rsidRDefault="00000000" w:rsidP="00D20800">
      <w:pPr>
        <w:spacing w:line="360" w:lineRule="auto"/>
        <w:rPr>
          <w:color w:val="0070C0"/>
        </w:rPr>
      </w:pPr>
      <w:r w:rsidRPr="00D20800">
        <w:rPr>
          <w:b/>
          <w:color w:val="0070C0"/>
        </w:rPr>
        <w:t>Methods</w:t>
      </w:r>
    </w:p>
    <w:p w14:paraId="2AD81304" w14:textId="6B5F90D5" w:rsidR="00665094" w:rsidRDefault="00000000" w:rsidP="00D20800">
      <w:pPr>
        <w:spacing w:line="360" w:lineRule="auto"/>
      </w:pPr>
      <w:r>
        <w:t>We conducted a single-center, nonrandomized quasi-experimental observation at a community health center</w:t>
      </w:r>
      <w:r>
        <w:t xml:space="preserve"> in Kendari, Indonesia. Thirty-six adults with clinically diagnosed T2D were allocated to a bodyweight soleus push-up group (n = 18) or a non-weighted soleus push-up group (n = 18). Participants performed the assigned movement for 15 minutes per session, three times weekly, for three consecutive weeks. Capillary blood glucose was measured before and after the intervention period. Sessions were conducted in the morning before antidiabetic medication intake to reduce timing-related variation. The study was ap</w:t>
      </w:r>
      <w:r>
        <w:t>proved by an institutional health research ethics committee (No. 199/KEP-UMW/X/2025), and all participants provided written informed consent.</w:t>
      </w:r>
    </w:p>
    <w:p w14:paraId="26DA4844" w14:textId="77777777" w:rsidR="00D20800" w:rsidRDefault="00D20800" w:rsidP="00D20800">
      <w:pPr>
        <w:spacing w:line="360" w:lineRule="auto"/>
      </w:pPr>
    </w:p>
    <w:p w14:paraId="3E5E3E58" w14:textId="77777777" w:rsidR="00665094" w:rsidRPr="00D20800" w:rsidRDefault="00000000" w:rsidP="00D20800">
      <w:pPr>
        <w:spacing w:line="360" w:lineRule="auto"/>
        <w:rPr>
          <w:bCs/>
          <w:color w:val="0070C0"/>
        </w:rPr>
      </w:pPr>
      <w:r w:rsidRPr="00D20800">
        <w:rPr>
          <w:bCs/>
          <w:color w:val="0070C0"/>
        </w:rPr>
        <w:t>Statistical analysis</w:t>
      </w:r>
    </w:p>
    <w:p w14:paraId="408A9128" w14:textId="35B02774" w:rsidR="00665094" w:rsidRDefault="00000000" w:rsidP="00D20800">
      <w:pPr>
        <w:spacing w:line="360" w:lineRule="auto"/>
      </w:pPr>
      <w:r>
        <w:t>Continuous data were summarized as the mean ± standard deviation. Within-group changes were analyzed using paired t-tests, and between-group reductions were compared using an independent-samples t-test. We used 95% confidence intervals (CIs) and Cohen</w:t>
      </w:r>
      <w:r w:rsidR="00D20800">
        <w:t>’</w:t>
      </w:r>
      <w:r>
        <w:t>s d to describe estimate precision and effect size.</w:t>
      </w:r>
    </w:p>
    <w:p w14:paraId="3CE8E2CB" w14:textId="77777777" w:rsidR="00D20800" w:rsidRDefault="00D20800" w:rsidP="00D20800">
      <w:pPr>
        <w:spacing w:line="360" w:lineRule="auto"/>
      </w:pPr>
    </w:p>
    <w:p w14:paraId="1EEF878C" w14:textId="77777777" w:rsidR="00665094" w:rsidRPr="00D20800" w:rsidRDefault="00000000" w:rsidP="00D20800">
      <w:pPr>
        <w:spacing w:line="360" w:lineRule="auto"/>
        <w:rPr>
          <w:color w:val="0070C0"/>
        </w:rPr>
      </w:pPr>
      <w:r w:rsidRPr="00D20800">
        <w:rPr>
          <w:b/>
          <w:color w:val="0070C0"/>
        </w:rPr>
        <w:t>Results</w:t>
      </w:r>
    </w:p>
    <w:p w14:paraId="662FBB6E" w14:textId="24FDDDB6" w:rsidR="00665094" w:rsidRDefault="00000000" w:rsidP="00D20800">
      <w:pPr>
        <w:spacing w:line="360" w:lineRule="auto"/>
      </w:pPr>
      <w:r>
        <w:t>Baseline characteristics were broadly comparable: mean age was 54.2 ± 5.79 years in the bodyweight group and 55.1 ± 4.40 years in the non-weighted group; both groups included 2 men and 16 women; and diabetes duration was similar (6.33 ± 2.43 vs. 6.28 ± 2.40 years). Both groups had lower capillary blood glucose after three weeks. The reduction was larger in the bodyweight soleus push-up group than in the non-weighted group (74.5 ± 14.2 mg/dL vs. 43.9 ±</w:t>
      </w:r>
      <w:r>
        <w:t xml:space="preserve"> 12.7 mg/dL; between-group mean difference, 30.6 mg/dL; 95% CI</w:t>
      </w:r>
      <w:r w:rsidR="00D20800">
        <w:t>:</w:t>
      </w:r>
      <w:r>
        <w:t xml:space="preserve"> 21.5–39.7; </w:t>
      </w:r>
      <w:r w:rsidR="00D20800">
        <w:t>p</w:t>
      </w:r>
      <w:r>
        <w:t xml:space="preserve"> &lt; 0.001; Cohen</w:t>
      </w:r>
      <w:r w:rsidR="00D20800">
        <w:t>’</w:t>
      </w:r>
      <w:r>
        <w:t>s d = 2.36</w:t>
      </w:r>
      <w:r w:rsidR="00D20800">
        <w:t xml:space="preserve">; </w:t>
      </w:r>
      <w:r w:rsidRPr="00D20800">
        <w:rPr>
          <w:color w:val="0070C0"/>
        </w:rPr>
        <w:t>Tab</w:t>
      </w:r>
      <w:r w:rsidR="00D20800" w:rsidRPr="00D20800">
        <w:rPr>
          <w:color w:val="0070C0"/>
        </w:rPr>
        <w:t>.</w:t>
      </w:r>
      <w:r w:rsidRPr="00D20800">
        <w:rPr>
          <w:color w:val="0070C0"/>
        </w:rPr>
        <w:t xml:space="preserve"> 1</w:t>
      </w:r>
      <w:r>
        <w:t>).</w:t>
      </w:r>
    </w:p>
    <w:p w14:paraId="42ADB31E" w14:textId="77777777" w:rsidR="00D20800" w:rsidRDefault="00D20800" w:rsidP="00D20800">
      <w:pPr>
        <w:spacing w:line="360" w:lineRule="auto"/>
      </w:pPr>
    </w:p>
    <w:p w14:paraId="5036664B" w14:textId="77777777" w:rsidR="00665094" w:rsidRPr="00D20800" w:rsidRDefault="00000000" w:rsidP="00D20800">
      <w:pPr>
        <w:spacing w:line="360" w:lineRule="auto"/>
        <w:rPr>
          <w:color w:val="0070C0"/>
        </w:rPr>
      </w:pPr>
      <w:r w:rsidRPr="00D20800">
        <w:rPr>
          <w:b/>
          <w:color w:val="0070C0"/>
        </w:rPr>
        <w:t>Discussion</w:t>
      </w:r>
    </w:p>
    <w:p w14:paraId="51FF2456" w14:textId="689D7322" w:rsidR="00665094" w:rsidRDefault="00000000" w:rsidP="00D20800">
      <w:pPr>
        <w:spacing w:line="360" w:lineRule="auto"/>
      </w:pPr>
      <w:r>
        <w:t xml:space="preserve">This preliminary observation suggests that adding bodyweight loading to a seated soleus push-up may produce a greater short-term glucose-lowering response than the same movement without </w:t>
      </w:r>
      <w:r>
        <w:lastRenderedPageBreak/>
        <w:t xml:space="preserve">additional loading. The finding is biologically plausible because skeletal </w:t>
      </w:r>
      <w:r>
        <w:t xml:space="preserve">muscle contraction can increase glucose uptake through insulin-independent pathways [3], and brief light activity or simple resistance breaks can improve glycemic responses in adults with T2D [4]. A recent soleus push-up study in patients with T2D also reported favorable effects on blood glucose [5]. However, these findings should be interpreted cautiously. The study was small, single-center, and nonrandomized; diet, medication use, and habitual activity were not fully controlled; follow-up was short; and </w:t>
      </w:r>
      <w:r>
        <w:t>glycated hemoglobin (HbA1c) was not assessed. This low-cost seated exercise warrants evaluation in adequately powered, registered randomized studies with longer follow-up and clinically relevant outcomes.</w:t>
      </w:r>
    </w:p>
    <w:p w14:paraId="543240C6" w14:textId="77777777" w:rsidR="006E7C71" w:rsidRDefault="006E7C71" w:rsidP="00D20800">
      <w:pPr>
        <w:spacing w:line="360" w:lineRule="auto"/>
      </w:pPr>
    </w:p>
    <w:p w14:paraId="555257FD" w14:textId="457BCBF7" w:rsidR="00D20800" w:rsidRPr="00D20800" w:rsidRDefault="00D20800" w:rsidP="00D20800">
      <w:pPr>
        <w:spacing w:line="360" w:lineRule="auto"/>
        <w:rPr>
          <w:b/>
          <w:bCs/>
          <w:color w:val="0070C0"/>
        </w:rPr>
      </w:pPr>
      <w:r w:rsidRPr="00D20800">
        <w:rPr>
          <w:b/>
          <w:bCs/>
          <w:color w:val="0070C0"/>
        </w:rPr>
        <w:t>Article information</w:t>
      </w:r>
    </w:p>
    <w:p w14:paraId="5A5E48D2" w14:textId="77777777" w:rsidR="00D20800" w:rsidRPr="00D20800" w:rsidRDefault="006E7C71" w:rsidP="00D20800">
      <w:pPr>
        <w:spacing w:line="360" w:lineRule="auto"/>
        <w:rPr>
          <w:color w:val="0070C0"/>
        </w:rPr>
      </w:pPr>
      <w:r w:rsidRPr="00D20800">
        <w:rPr>
          <w:color w:val="0070C0"/>
        </w:rPr>
        <w:t>Data availability</w:t>
      </w:r>
      <w:r w:rsidR="00D20800" w:rsidRPr="00D20800">
        <w:rPr>
          <w:color w:val="0070C0"/>
        </w:rPr>
        <w:t xml:space="preserve"> statement</w:t>
      </w:r>
    </w:p>
    <w:p w14:paraId="3DF67960" w14:textId="51418A2A" w:rsidR="006E7C71" w:rsidRDefault="006E7C71" w:rsidP="00D20800">
      <w:pPr>
        <w:spacing w:line="360" w:lineRule="auto"/>
      </w:pPr>
      <w:r>
        <w:t>The data are available from the corresponding author upon reasonable request.</w:t>
      </w:r>
    </w:p>
    <w:p w14:paraId="734C062D" w14:textId="77777777" w:rsidR="00D20800" w:rsidRDefault="00D20800" w:rsidP="00D20800">
      <w:pPr>
        <w:spacing w:line="360" w:lineRule="auto"/>
      </w:pPr>
    </w:p>
    <w:p w14:paraId="1ACBDDE2" w14:textId="6C045D5C" w:rsidR="00D20800" w:rsidRPr="00D20800" w:rsidRDefault="00D20800" w:rsidP="00D20800">
      <w:pPr>
        <w:spacing w:line="360" w:lineRule="auto"/>
        <w:rPr>
          <w:color w:val="0070C0"/>
        </w:rPr>
      </w:pPr>
      <w:r w:rsidRPr="00D20800">
        <w:rPr>
          <w:color w:val="0070C0"/>
        </w:rPr>
        <w:t>Ethics statement</w:t>
      </w:r>
    </w:p>
    <w:p w14:paraId="5645130B" w14:textId="74A1DFCC" w:rsidR="00D20800" w:rsidRDefault="00D20800" w:rsidP="00D20800">
      <w:pPr>
        <w:spacing w:line="360" w:lineRule="auto"/>
      </w:pPr>
      <w:r>
        <w:t>The study was approved by an institutional health research ethics committee (No. 199/KEP-UMW/X/2025), and all participants provided written informed consent.</w:t>
      </w:r>
    </w:p>
    <w:p w14:paraId="67C29ACA" w14:textId="77777777" w:rsidR="00D20800" w:rsidRDefault="00D20800" w:rsidP="00D20800">
      <w:pPr>
        <w:spacing w:line="360" w:lineRule="auto"/>
      </w:pPr>
    </w:p>
    <w:p w14:paraId="6F42F660" w14:textId="3A13AE0C" w:rsidR="00D20800" w:rsidRPr="000844DD" w:rsidRDefault="00D20800" w:rsidP="00D20800">
      <w:pPr>
        <w:spacing w:line="360" w:lineRule="auto"/>
        <w:rPr>
          <w:color w:val="0070C0"/>
        </w:rPr>
      </w:pPr>
      <w:r w:rsidRPr="000844DD">
        <w:rPr>
          <w:color w:val="0070C0"/>
        </w:rPr>
        <w:t>Author contributions</w:t>
      </w:r>
    </w:p>
    <w:p w14:paraId="01904EC2" w14:textId="06018D5B" w:rsidR="00D20800" w:rsidRDefault="000844DD" w:rsidP="000844DD">
      <w:pPr>
        <w:spacing w:line="360" w:lineRule="auto"/>
      </w:pPr>
      <w:r>
        <w:t xml:space="preserve">C.H. Rosjidi: </w:t>
      </w:r>
      <w:r w:rsidRPr="000844DD">
        <w:t>conception/design; drafting; critical revision, final</w:t>
      </w:r>
      <w:r>
        <w:t xml:space="preserve"> </w:t>
      </w:r>
      <w:r w:rsidRPr="000844DD">
        <w:t>approval</w:t>
      </w:r>
      <w:r>
        <w:t xml:space="preserve">; Narmawan: </w:t>
      </w:r>
      <w:r w:rsidRPr="000844DD">
        <w:t>conception/design: critical revision, study</w:t>
      </w:r>
      <w:r>
        <w:t xml:space="preserve"> </w:t>
      </w:r>
      <w:r w:rsidRPr="000844DD">
        <w:t>materials/patients; final approval</w:t>
      </w:r>
      <w:r>
        <w:t xml:space="preserve">; Risnawati: </w:t>
      </w:r>
      <w:r w:rsidRPr="000844DD">
        <w:t>drafting; study materials/patients; final approval</w:t>
      </w:r>
      <w:r>
        <w:t xml:space="preserve">; S. Umrana: </w:t>
      </w:r>
      <w:r w:rsidRPr="000844DD">
        <w:t>critical rev</w:t>
      </w:r>
      <w:r>
        <w:t>i</w:t>
      </w:r>
      <w:r w:rsidRPr="000844DD">
        <w:t>sion; study materials/patients; final approval</w:t>
      </w:r>
      <w:r>
        <w:t xml:space="preserve">; M. Syahwal: </w:t>
      </w:r>
      <w:r w:rsidRPr="000844DD">
        <w:t>data analysis/interpretation; statistical expertise; final</w:t>
      </w:r>
      <w:r>
        <w:t xml:space="preserve"> </w:t>
      </w:r>
      <w:r w:rsidRPr="000844DD">
        <w:t>approval</w:t>
      </w:r>
      <w:r>
        <w:t xml:space="preserve">; Narmi: </w:t>
      </w:r>
      <w:r w:rsidRPr="000844DD">
        <w:t>drafting: study materials/patients; final approval</w:t>
      </w:r>
      <w:r>
        <w:t xml:space="preserve">; Mien: </w:t>
      </w:r>
      <w:r w:rsidRPr="000844DD">
        <w:t>critical revision; final approval</w:t>
      </w:r>
      <w:r>
        <w:t xml:space="preserve">; </w:t>
      </w:r>
      <w:r w:rsidRPr="000844DD">
        <w:t>Hasrima</w:t>
      </w:r>
      <w:r>
        <w:t xml:space="preserve">: </w:t>
      </w:r>
      <w:r w:rsidRPr="000844DD">
        <w:t>study materials/patients; final approval</w:t>
      </w:r>
      <w:r>
        <w:t xml:space="preserve">; Herman: </w:t>
      </w:r>
      <w:r w:rsidRPr="000844DD">
        <w:t>data analysis/interpretation, statistical expertise, critical</w:t>
      </w:r>
      <w:r>
        <w:t xml:space="preserve"> </w:t>
      </w:r>
      <w:r w:rsidRPr="000844DD">
        <w:t>revision; final approval</w:t>
      </w:r>
      <w:r>
        <w:t xml:space="preserve">; Mubarak: </w:t>
      </w:r>
      <w:r w:rsidRPr="000844DD">
        <w:t>conception/design; critical revision; final approval</w:t>
      </w:r>
      <w:r>
        <w:t>; Rahmawati A.:</w:t>
      </w:r>
      <w:r w:rsidRPr="000844DD">
        <w:rPr>
          <w:rFonts w:ascii="Arial" w:eastAsiaTheme="minorEastAsia" w:hAnsi="Arial" w:cs="Arial"/>
          <w:sz w:val="13"/>
          <w:szCs w:val="13"/>
        </w:rPr>
        <w:t xml:space="preserve"> </w:t>
      </w:r>
      <w:r w:rsidRPr="000844DD">
        <w:t>drafting: study materials</w:t>
      </w:r>
      <w:r>
        <w:t>/</w:t>
      </w:r>
      <w:r w:rsidRPr="000844DD">
        <w:t>patients; f</w:t>
      </w:r>
      <w:r>
        <w:t>i</w:t>
      </w:r>
      <w:r w:rsidRPr="000844DD">
        <w:t>nal approval</w:t>
      </w:r>
    </w:p>
    <w:p w14:paraId="6CC16130" w14:textId="77777777" w:rsidR="000844DD" w:rsidRPr="000844DD" w:rsidRDefault="000844DD" w:rsidP="000844DD">
      <w:pPr>
        <w:spacing w:line="360" w:lineRule="auto"/>
      </w:pPr>
    </w:p>
    <w:p w14:paraId="65AFDBE7" w14:textId="4695D912" w:rsidR="00CE10D7" w:rsidRPr="00D20800" w:rsidRDefault="00CE10D7" w:rsidP="00D20800">
      <w:pPr>
        <w:spacing w:line="360" w:lineRule="auto"/>
        <w:rPr>
          <w:color w:val="0070C0"/>
        </w:rPr>
      </w:pPr>
      <w:r w:rsidRPr="00D20800">
        <w:rPr>
          <w:color w:val="0070C0"/>
        </w:rPr>
        <w:t>Funding</w:t>
      </w:r>
    </w:p>
    <w:p w14:paraId="6DB44D4B" w14:textId="77777777" w:rsidR="002D290E" w:rsidRPr="002D290E" w:rsidRDefault="002D290E" w:rsidP="002D290E">
      <w:pPr>
        <w:spacing w:line="360" w:lineRule="auto"/>
        <w:rPr>
          <w:ins w:id="0" w:author="." w:date="2026-10-16T16:38:00Z"/>
          <w:lang w:val="en-ID"/>
        </w:rPr>
      </w:pPr>
      <w:ins w:id="1" w:author="." w:date="2026-10-16T16:38:00Z">
        <w:r w:rsidRPr="002D290E">
          <w:rPr>
            <w:lang w:val="en-ID"/>
          </w:rPr>
          <w:t>This article was funded by the Ministry of Higher Education, Science, and Technology of the Republic of Indonesia (Kemendiktisaintek) through the 2025 Article Grant Program.</w:t>
        </w:r>
      </w:ins>
    </w:p>
    <w:p w14:paraId="26941E10" w14:textId="25D645E8" w:rsidR="00CE10D7" w:rsidDel="002D290E" w:rsidRDefault="00CE10D7" w:rsidP="00D20800">
      <w:pPr>
        <w:spacing w:line="360" w:lineRule="auto"/>
        <w:rPr>
          <w:del w:id="2" w:author="." w:date="2026-10-16T16:38:00Z" w16du:dateUtc="2026-10-16T08:38:00Z"/>
        </w:rPr>
      </w:pPr>
      <w:del w:id="3" w:author="." w:date="2026-10-16T16:38:00Z" w16du:dateUtc="2026-10-16T08:38:00Z">
        <w:r w:rsidRPr="00CE10D7" w:rsidDel="002D290E">
          <w:lastRenderedPageBreak/>
          <w:delText>This research received no specific grant from any funding agency in the public, commercial, or not-for-profit sectors.</w:delText>
        </w:r>
      </w:del>
    </w:p>
    <w:p w14:paraId="2FE1B4E1" w14:textId="77777777" w:rsidR="00D20800" w:rsidRPr="00CE10D7" w:rsidRDefault="00D20800" w:rsidP="00D20800">
      <w:pPr>
        <w:spacing w:line="360" w:lineRule="auto"/>
      </w:pPr>
    </w:p>
    <w:p w14:paraId="1B5209EE" w14:textId="00E4F7AE" w:rsidR="00CE10D7" w:rsidRPr="00D20800" w:rsidRDefault="00CE10D7" w:rsidP="00D20800">
      <w:pPr>
        <w:spacing w:line="360" w:lineRule="auto"/>
        <w:rPr>
          <w:color w:val="0070C0"/>
        </w:rPr>
      </w:pPr>
      <w:r w:rsidRPr="00D20800">
        <w:rPr>
          <w:color w:val="0070C0"/>
        </w:rPr>
        <w:t>Acknowledgments</w:t>
      </w:r>
    </w:p>
    <w:p w14:paraId="3553B931" w14:textId="77777777" w:rsidR="00CE10D7" w:rsidRDefault="00CE10D7" w:rsidP="00D20800">
      <w:pPr>
        <w:spacing w:line="360" w:lineRule="auto"/>
      </w:pPr>
      <w:r w:rsidRPr="00CE10D7">
        <w:t>The authors would like to thank the management and staff of the community health centre where the study was conducted for their assistance during data collection. The authors also express their appreciation to all participants for their time, cooperation, and contribution to this study.</w:t>
      </w:r>
    </w:p>
    <w:p w14:paraId="40073704" w14:textId="77777777" w:rsidR="00D20800" w:rsidRPr="00CE10D7" w:rsidRDefault="00D20800" w:rsidP="00D20800">
      <w:pPr>
        <w:spacing w:line="360" w:lineRule="auto"/>
      </w:pPr>
    </w:p>
    <w:p w14:paraId="67F45C73" w14:textId="6FD678C8" w:rsidR="00CE10D7" w:rsidRPr="00D20800" w:rsidRDefault="00CE10D7" w:rsidP="00D20800">
      <w:pPr>
        <w:spacing w:line="360" w:lineRule="auto"/>
        <w:rPr>
          <w:color w:val="0070C0"/>
        </w:rPr>
      </w:pPr>
      <w:r w:rsidRPr="00D20800">
        <w:rPr>
          <w:color w:val="0070C0"/>
        </w:rPr>
        <w:t>Conflict of interest</w:t>
      </w:r>
    </w:p>
    <w:p w14:paraId="248B84D7" w14:textId="00DD04C2" w:rsidR="00CE10D7" w:rsidRDefault="00CE10D7" w:rsidP="00D20800">
      <w:pPr>
        <w:spacing w:line="360" w:lineRule="auto"/>
      </w:pPr>
      <w:r w:rsidRPr="00CE10D7">
        <w:t>The authors declare no conflict of interest.</w:t>
      </w:r>
    </w:p>
    <w:p w14:paraId="451A9732" w14:textId="77777777" w:rsidR="00D20800" w:rsidRPr="00CE10D7" w:rsidRDefault="00D20800" w:rsidP="00D20800">
      <w:pPr>
        <w:spacing w:line="360" w:lineRule="auto"/>
      </w:pPr>
    </w:p>
    <w:p w14:paraId="1773F683" w14:textId="11E472D1" w:rsidR="00CE10D7" w:rsidRPr="00D20800" w:rsidRDefault="00CE10D7" w:rsidP="00D20800">
      <w:pPr>
        <w:spacing w:line="360" w:lineRule="auto"/>
        <w:rPr>
          <w:color w:val="0070C0"/>
        </w:rPr>
      </w:pPr>
      <w:r w:rsidRPr="00D20800">
        <w:rPr>
          <w:color w:val="0070C0"/>
        </w:rPr>
        <w:t>Supplementary material</w:t>
      </w:r>
    </w:p>
    <w:p w14:paraId="56C4C13A" w14:textId="6B90E68F" w:rsidR="00CE10D7" w:rsidRPr="00CE10D7" w:rsidRDefault="00CE10D7" w:rsidP="00D20800">
      <w:pPr>
        <w:spacing w:line="360" w:lineRule="auto"/>
      </w:pPr>
      <w:r w:rsidRPr="00CE10D7">
        <w:t xml:space="preserve">No supplementary material </w:t>
      </w:r>
      <w:r w:rsidR="00D20800">
        <w:t>wa</w:t>
      </w:r>
      <w:r w:rsidRPr="00CE10D7">
        <w:t>s submitted with this manuscript.</w:t>
      </w:r>
    </w:p>
    <w:p w14:paraId="307571A1" w14:textId="77777777" w:rsidR="00CE10D7" w:rsidRDefault="00CE10D7" w:rsidP="00D20800">
      <w:pPr>
        <w:spacing w:line="360" w:lineRule="auto"/>
      </w:pPr>
    </w:p>
    <w:p w14:paraId="4421CFF5" w14:textId="77777777" w:rsidR="00665094" w:rsidRPr="00D20800" w:rsidRDefault="00000000" w:rsidP="00D20800">
      <w:pPr>
        <w:spacing w:line="360" w:lineRule="auto"/>
        <w:rPr>
          <w:color w:val="0070C0"/>
        </w:rPr>
      </w:pPr>
      <w:r w:rsidRPr="00D20800">
        <w:rPr>
          <w:b/>
          <w:color w:val="0070C0"/>
        </w:rPr>
        <w:t>References</w:t>
      </w:r>
    </w:p>
    <w:p w14:paraId="018A85A6" w14:textId="77777777" w:rsidR="00D20800" w:rsidRPr="00D20800" w:rsidRDefault="00D20800" w:rsidP="00D20800">
      <w:pPr>
        <w:numPr>
          <w:ilvl w:val="0"/>
          <w:numId w:val="10"/>
        </w:numPr>
        <w:spacing w:line="360" w:lineRule="auto"/>
        <w:rPr>
          <w:lang w:val="pl-PL"/>
        </w:rPr>
      </w:pPr>
      <w:r w:rsidRPr="00D20800">
        <w:t xml:space="preserve">Kanaley JA, Colberg SR, Corcoran MH, et al. Exercise/Physical activity in individuals with type 2 diabetes: A consensus statement from the American College of Sports Medicine. </w:t>
      </w:r>
      <w:r w:rsidRPr="00D20800">
        <w:rPr>
          <w:lang w:val="pl-PL"/>
        </w:rPr>
        <w:t xml:space="preserve">Med Sci Sports Exerc. 2022; 54(2): 353–368, doi: </w:t>
      </w:r>
      <w:hyperlink r:id="rId19" w:history="1">
        <w:r w:rsidRPr="00D20800">
          <w:rPr>
            <w:rStyle w:val="Hyperlink"/>
            <w:lang w:val="pl-PL"/>
          </w:rPr>
          <w:t>10.1249/MSS.0000000000002800</w:t>
        </w:r>
      </w:hyperlink>
      <w:r w:rsidRPr="00D20800">
        <w:rPr>
          <w:lang w:val="pl-PL"/>
        </w:rPr>
        <w:t xml:space="preserve">, indexed in Pubmed: </w:t>
      </w:r>
      <w:hyperlink r:id="rId20" w:history="1">
        <w:r w:rsidRPr="00D20800">
          <w:rPr>
            <w:rStyle w:val="Hyperlink"/>
            <w:lang w:val="pl-PL"/>
          </w:rPr>
          <w:t>35029593</w:t>
        </w:r>
      </w:hyperlink>
      <w:r w:rsidRPr="00D20800">
        <w:rPr>
          <w:lang w:val="pl-PL"/>
        </w:rPr>
        <w:t>.</w:t>
      </w:r>
    </w:p>
    <w:p w14:paraId="3A35DCFD" w14:textId="77777777" w:rsidR="00D20800" w:rsidRPr="00D20800" w:rsidRDefault="00D20800" w:rsidP="00D20800">
      <w:pPr>
        <w:numPr>
          <w:ilvl w:val="0"/>
          <w:numId w:val="10"/>
        </w:numPr>
        <w:spacing w:line="360" w:lineRule="auto"/>
        <w:rPr>
          <w:lang w:val="pl-PL"/>
        </w:rPr>
      </w:pPr>
      <w:r w:rsidRPr="00D20800">
        <w:t xml:space="preserve">Hamilton MT, Hamilton DG, Zderic TW. A potent physiological method to magnify and sustain soleus oxidative metabolism improves glucose and lipid regulation. iScience. </w:t>
      </w:r>
      <w:r w:rsidRPr="00D20800">
        <w:rPr>
          <w:lang w:val="pl-PL"/>
        </w:rPr>
        <w:t xml:space="preserve">2022; 25(9): 104869, doi: </w:t>
      </w:r>
      <w:hyperlink r:id="rId21" w:history="1">
        <w:r w:rsidRPr="00D20800">
          <w:rPr>
            <w:rStyle w:val="Hyperlink"/>
            <w:lang w:val="pl-PL"/>
          </w:rPr>
          <w:t>10.1016/j.isci.2022.104869</w:t>
        </w:r>
      </w:hyperlink>
      <w:r w:rsidRPr="00D20800">
        <w:rPr>
          <w:lang w:val="pl-PL"/>
        </w:rPr>
        <w:t xml:space="preserve">, indexed in Pubmed: </w:t>
      </w:r>
      <w:hyperlink r:id="rId22" w:history="1">
        <w:r w:rsidRPr="00D20800">
          <w:rPr>
            <w:rStyle w:val="Hyperlink"/>
            <w:lang w:val="pl-PL"/>
          </w:rPr>
          <w:t>36034224</w:t>
        </w:r>
      </w:hyperlink>
      <w:r w:rsidRPr="00D20800">
        <w:rPr>
          <w:lang w:val="pl-PL"/>
        </w:rPr>
        <w:t>.</w:t>
      </w:r>
    </w:p>
    <w:p w14:paraId="3F6BABC8" w14:textId="77777777" w:rsidR="00D20800" w:rsidRPr="00D20800" w:rsidRDefault="00D20800" w:rsidP="00D20800">
      <w:pPr>
        <w:numPr>
          <w:ilvl w:val="0"/>
          <w:numId w:val="10"/>
        </w:numPr>
        <w:spacing w:line="360" w:lineRule="auto"/>
        <w:rPr>
          <w:lang w:val="pl-PL"/>
        </w:rPr>
      </w:pPr>
      <w:r w:rsidRPr="00D20800">
        <w:t xml:space="preserve">Richter EA, Hargreaves M. Exercise, GLUT4, and skeletal muscle glucose uptake. </w:t>
      </w:r>
      <w:r w:rsidRPr="00D20800">
        <w:rPr>
          <w:lang w:val="pl-PL"/>
        </w:rPr>
        <w:t xml:space="preserve">Physiol Rev. 2013; 93(3): 993–1017, doi: </w:t>
      </w:r>
      <w:hyperlink r:id="rId23" w:history="1">
        <w:r w:rsidRPr="00D20800">
          <w:rPr>
            <w:rStyle w:val="Hyperlink"/>
            <w:lang w:val="pl-PL"/>
          </w:rPr>
          <w:t>10.1152/physrev.00038.2012</w:t>
        </w:r>
      </w:hyperlink>
      <w:r w:rsidRPr="00D20800">
        <w:rPr>
          <w:lang w:val="pl-PL"/>
        </w:rPr>
        <w:t xml:space="preserve">, indexed in Pubmed: </w:t>
      </w:r>
      <w:hyperlink r:id="rId24" w:history="1">
        <w:r w:rsidRPr="00D20800">
          <w:rPr>
            <w:rStyle w:val="Hyperlink"/>
            <w:lang w:val="pl-PL"/>
          </w:rPr>
          <w:t>23899560</w:t>
        </w:r>
      </w:hyperlink>
      <w:r w:rsidRPr="00D20800">
        <w:rPr>
          <w:lang w:val="pl-PL"/>
        </w:rPr>
        <w:t>.</w:t>
      </w:r>
    </w:p>
    <w:p w14:paraId="20A9DCBE" w14:textId="77777777" w:rsidR="00D20800" w:rsidRPr="00D20800" w:rsidRDefault="00D20800" w:rsidP="00D20800">
      <w:pPr>
        <w:numPr>
          <w:ilvl w:val="0"/>
          <w:numId w:val="10"/>
        </w:numPr>
        <w:spacing w:line="360" w:lineRule="auto"/>
        <w:rPr>
          <w:lang w:val="pl-PL"/>
        </w:rPr>
      </w:pPr>
      <w:r w:rsidRPr="00D20800">
        <w:t xml:space="preserve">Dempsey PC, Sacre JW, Larsen RN, et al. Benefits for type 2 diabetes of interrupting prolonged sitting with brief bouts of light walking or simple resistance activities. </w:t>
      </w:r>
      <w:r w:rsidRPr="00D20800">
        <w:rPr>
          <w:lang w:val="pl-PL"/>
        </w:rPr>
        <w:t xml:space="preserve">Diabetes Care. 2016; 39(6): 964–972, doi: </w:t>
      </w:r>
      <w:hyperlink r:id="rId25" w:history="1">
        <w:r w:rsidRPr="00D20800">
          <w:rPr>
            <w:rStyle w:val="Hyperlink"/>
            <w:lang w:val="pl-PL"/>
          </w:rPr>
          <w:t>10.2337/dc15-2336</w:t>
        </w:r>
      </w:hyperlink>
      <w:r w:rsidRPr="00D20800">
        <w:rPr>
          <w:lang w:val="pl-PL"/>
        </w:rPr>
        <w:t xml:space="preserve">, indexed in Pubmed: </w:t>
      </w:r>
      <w:hyperlink r:id="rId26" w:history="1">
        <w:r w:rsidRPr="00D20800">
          <w:rPr>
            <w:rStyle w:val="Hyperlink"/>
            <w:lang w:val="pl-PL"/>
          </w:rPr>
          <w:t>27208318</w:t>
        </w:r>
      </w:hyperlink>
      <w:r w:rsidRPr="00D20800">
        <w:rPr>
          <w:lang w:val="pl-PL"/>
        </w:rPr>
        <w:t>.</w:t>
      </w:r>
    </w:p>
    <w:p w14:paraId="2F862AA2" w14:textId="77777777" w:rsidR="00D20800" w:rsidRPr="00D20800" w:rsidRDefault="00D20800" w:rsidP="00D20800">
      <w:pPr>
        <w:numPr>
          <w:ilvl w:val="0"/>
          <w:numId w:val="10"/>
        </w:numPr>
        <w:spacing w:line="360" w:lineRule="auto"/>
        <w:rPr>
          <w:lang w:val="pl-PL"/>
        </w:rPr>
      </w:pPr>
      <w:r w:rsidRPr="00D20800">
        <w:t xml:space="preserve">Elgohary A, El-Ghafar SA, El-Desouky E, et al. Effect of soleus push-ups exercise on blood glucose level and activities of daily living among patients with type II diabetes. </w:t>
      </w:r>
      <w:r w:rsidRPr="00D20800">
        <w:rPr>
          <w:lang w:val="pl-PL"/>
        </w:rPr>
        <w:t xml:space="preserve">Menoufia Nurs J. 2025; 10(2): 27–47, doi: </w:t>
      </w:r>
      <w:hyperlink r:id="rId27" w:history="1">
        <w:r w:rsidRPr="00D20800">
          <w:rPr>
            <w:rStyle w:val="Hyperlink"/>
            <w:lang w:val="pl-PL"/>
          </w:rPr>
          <w:t>10.21608/menj.2025.433106</w:t>
        </w:r>
      </w:hyperlink>
      <w:r w:rsidRPr="00D20800">
        <w:rPr>
          <w:lang w:val="pl-PL"/>
        </w:rPr>
        <w:t>.</w:t>
      </w:r>
    </w:p>
    <w:p w14:paraId="18F02C85" w14:textId="77777777" w:rsidR="00D20800" w:rsidRDefault="00D20800" w:rsidP="00D20800">
      <w:pPr>
        <w:spacing w:line="360" w:lineRule="auto"/>
        <w:rPr>
          <w:b/>
        </w:rPr>
      </w:pPr>
    </w:p>
    <w:p w14:paraId="72B340FA" w14:textId="3BC8945B" w:rsidR="00665094" w:rsidRDefault="00000000" w:rsidP="00D20800">
      <w:pPr>
        <w:spacing w:line="360" w:lineRule="auto"/>
      </w:pPr>
      <w:r>
        <w:rPr>
          <w:b/>
        </w:rPr>
        <w:t xml:space="preserve">Table 1. </w:t>
      </w:r>
      <w:r w:rsidRPr="00D20800">
        <w:rPr>
          <w:bCs/>
        </w:rPr>
        <w:t>Change in capillary blood glucose after three weeks of intervention</w:t>
      </w:r>
    </w:p>
    <w:tbl>
      <w:tblPr>
        <w:tblStyle w:val="TableGrid"/>
        <w:tblW w:w="0" w:type="auto"/>
        <w:jc w:val="center"/>
        <w:tblLook w:val="04A0" w:firstRow="1" w:lastRow="0" w:firstColumn="1" w:lastColumn="0" w:noHBand="0" w:noVBand="1"/>
      </w:tblPr>
      <w:tblGrid>
        <w:gridCol w:w="2337"/>
        <w:gridCol w:w="2338"/>
        <w:gridCol w:w="2338"/>
        <w:gridCol w:w="2337"/>
      </w:tblGrid>
      <w:tr w:rsidR="00665094" w:rsidRPr="00D20800" w14:paraId="1BFDC592" w14:textId="77777777">
        <w:trPr>
          <w:jc w:val="center"/>
        </w:trPr>
        <w:tc>
          <w:tcPr>
            <w:tcW w:w="2340" w:type="dxa"/>
            <w:vAlign w:val="center"/>
          </w:tcPr>
          <w:p w14:paraId="61D0AD6E" w14:textId="77777777" w:rsidR="00665094" w:rsidRPr="00D20800" w:rsidRDefault="00000000" w:rsidP="00D20800">
            <w:pPr>
              <w:spacing w:line="360" w:lineRule="auto"/>
              <w:rPr>
                <w:b/>
                <w:sz w:val="20"/>
                <w:szCs w:val="20"/>
              </w:rPr>
            </w:pPr>
            <w:r w:rsidRPr="00D20800">
              <w:rPr>
                <w:b/>
                <w:sz w:val="20"/>
                <w:szCs w:val="20"/>
              </w:rPr>
              <w:lastRenderedPageBreak/>
              <w:t>Group</w:t>
            </w:r>
          </w:p>
        </w:tc>
        <w:tc>
          <w:tcPr>
            <w:tcW w:w="2340" w:type="dxa"/>
            <w:vAlign w:val="center"/>
          </w:tcPr>
          <w:p w14:paraId="1D9A437C" w14:textId="13B467F5" w:rsidR="00665094" w:rsidRPr="00D20800" w:rsidRDefault="00000000" w:rsidP="00D20800">
            <w:pPr>
              <w:spacing w:line="360" w:lineRule="auto"/>
              <w:rPr>
                <w:b/>
                <w:sz w:val="20"/>
                <w:szCs w:val="20"/>
              </w:rPr>
            </w:pPr>
            <w:r w:rsidRPr="00D20800">
              <w:rPr>
                <w:b/>
                <w:sz w:val="20"/>
                <w:szCs w:val="20"/>
              </w:rPr>
              <w:t xml:space="preserve">Before intervention </w:t>
            </w:r>
            <w:r w:rsidR="00D20800" w:rsidRPr="00D20800">
              <w:rPr>
                <w:b/>
                <w:sz w:val="20"/>
                <w:szCs w:val="20"/>
              </w:rPr>
              <w:t>[</w:t>
            </w:r>
            <w:r w:rsidRPr="00D20800">
              <w:rPr>
                <w:b/>
                <w:sz w:val="20"/>
                <w:szCs w:val="20"/>
              </w:rPr>
              <w:t>mg/dL</w:t>
            </w:r>
            <w:r w:rsidR="00D20800" w:rsidRPr="00D20800">
              <w:rPr>
                <w:b/>
                <w:sz w:val="20"/>
                <w:szCs w:val="20"/>
              </w:rPr>
              <w:t>]</w:t>
            </w:r>
          </w:p>
        </w:tc>
        <w:tc>
          <w:tcPr>
            <w:tcW w:w="2340" w:type="dxa"/>
            <w:vAlign w:val="center"/>
          </w:tcPr>
          <w:p w14:paraId="421B9C73" w14:textId="28E831DA" w:rsidR="00665094" w:rsidRPr="00D20800" w:rsidRDefault="00000000" w:rsidP="00D20800">
            <w:pPr>
              <w:spacing w:line="360" w:lineRule="auto"/>
              <w:rPr>
                <w:b/>
                <w:sz w:val="20"/>
                <w:szCs w:val="20"/>
              </w:rPr>
            </w:pPr>
            <w:r w:rsidRPr="00D20800">
              <w:rPr>
                <w:b/>
                <w:sz w:val="20"/>
                <w:szCs w:val="20"/>
              </w:rPr>
              <w:t xml:space="preserve">After intervention </w:t>
            </w:r>
            <w:r w:rsidR="00D20800" w:rsidRPr="00D20800">
              <w:rPr>
                <w:b/>
                <w:sz w:val="20"/>
                <w:szCs w:val="20"/>
              </w:rPr>
              <w:t>[</w:t>
            </w:r>
            <w:r w:rsidRPr="00D20800">
              <w:rPr>
                <w:b/>
                <w:sz w:val="20"/>
                <w:szCs w:val="20"/>
              </w:rPr>
              <w:t>mg/dL</w:t>
            </w:r>
            <w:r w:rsidR="00D20800" w:rsidRPr="00D20800">
              <w:rPr>
                <w:b/>
                <w:sz w:val="20"/>
                <w:szCs w:val="20"/>
              </w:rPr>
              <w:t>]</w:t>
            </w:r>
          </w:p>
        </w:tc>
        <w:tc>
          <w:tcPr>
            <w:tcW w:w="2340" w:type="dxa"/>
            <w:vAlign w:val="center"/>
          </w:tcPr>
          <w:p w14:paraId="384DCEA8" w14:textId="6B47FE7C" w:rsidR="00665094" w:rsidRPr="00D20800" w:rsidRDefault="00000000" w:rsidP="00D20800">
            <w:pPr>
              <w:spacing w:line="360" w:lineRule="auto"/>
              <w:rPr>
                <w:b/>
                <w:sz w:val="20"/>
                <w:szCs w:val="20"/>
              </w:rPr>
            </w:pPr>
            <w:r w:rsidRPr="00D20800">
              <w:rPr>
                <w:b/>
                <w:sz w:val="20"/>
                <w:szCs w:val="20"/>
              </w:rPr>
              <w:t>Mean reduction</w:t>
            </w:r>
            <w:r w:rsidR="00D20800" w:rsidRPr="00D20800">
              <w:rPr>
                <w:b/>
                <w:sz w:val="20"/>
                <w:szCs w:val="20"/>
              </w:rPr>
              <w:t>; mean ± SD (95% CI) [mg/dL]</w:t>
            </w:r>
          </w:p>
        </w:tc>
      </w:tr>
      <w:tr w:rsidR="00665094" w:rsidRPr="00D20800" w14:paraId="5C78BF55" w14:textId="77777777">
        <w:trPr>
          <w:jc w:val="center"/>
        </w:trPr>
        <w:tc>
          <w:tcPr>
            <w:tcW w:w="2340" w:type="dxa"/>
            <w:vAlign w:val="center"/>
          </w:tcPr>
          <w:p w14:paraId="719130E7" w14:textId="77777777" w:rsidR="00665094" w:rsidRPr="00D20800" w:rsidRDefault="00000000" w:rsidP="00D20800">
            <w:pPr>
              <w:spacing w:line="360" w:lineRule="auto"/>
              <w:rPr>
                <w:sz w:val="20"/>
                <w:szCs w:val="20"/>
              </w:rPr>
            </w:pPr>
            <w:r w:rsidRPr="00D20800">
              <w:rPr>
                <w:sz w:val="20"/>
                <w:szCs w:val="20"/>
              </w:rPr>
              <w:t>Non-weighted soleus push-up</w:t>
            </w:r>
          </w:p>
        </w:tc>
        <w:tc>
          <w:tcPr>
            <w:tcW w:w="2340" w:type="dxa"/>
            <w:vAlign w:val="center"/>
          </w:tcPr>
          <w:p w14:paraId="6A0DF6F7" w14:textId="4DCC8B3A" w:rsidR="00665094" w:rsidRPr="00D20800" w:rsidRDefault="00000000" w:rsidP="00D20800">
            <w:pPr>
              <w:spacing w:line="360" w:lineRule="auto"/>
              <w:rPr>
                <w:sz w:val="20"/>
                <w:szCs w:val="20"/>
              </w:rPr>
            </w:pPr>
            <w:r w:rsidRPr="00D20800">
              <w:rPr>
                <w:sz w:val="20"/>
                <w:szCs w:val="20"/>
              </w:rPr>
              <w:t>248.6 ± 22.1</w:t>
            </w:r>
          </w:p>
        </w:tc>
        <w:tc>
          <w:tcPr>
            <w:tcW w:w="2340" w:type="dxa"/>
            <w:vAlign w:val="center"/>
          </w:tcPr>
          <w:p w14:paraId="34C8550C" w14:textId="3FD8877D" w:rsidR="00665094" w:rsidRPr="00D20800" w:rsidRDefault="00000000" w:rsidP="00D20800">
            <w:pPr>
              <w:spacing w:line="360" w:lineRule="auto"/>
              <w:rPr>
                <w:sz w:val="20"/>
                <w:szCs w:val="20"/>
              </w:rPr>
            </w:pPr>
            <w:r w:rsidRPr="00D20800">
              <w:rPr>
                <w:sz w:val="20"/>
                <w:szCs w:val="20"/>
              </w:rPr>
              <w:t>204.7 ± 18.9</w:t>
            </w:r>
          </w:p>
        </w:tc>
        <w:tc>
          <w:tcPr>
            <w:tcW w:w="2340" w:type="dxa"/>
            <w:vAlign w:val="center"/>
          </w:tcPr>
          <w:p w14:paraId="047375BE" w14:textId="43FACE70" w:rsidR="00665094" w:rsidRPr="00D20800" w:rsidRDefault="00000000" w:rsidP="00D20800">
            <w:pPr>
              <w:spacing w:line="360" w:lineRule="auto"/>
              <w:rPr>
                <w:sz w:val="20"/>
                <w:szCs w:val="20"/>
              </w:rPr>
            </w:pPr>
            <w:r w:rsidRPr="00D20800">
              <w:rPr>
                <w:sz w:val="20"/>
                <w:szCs w:val="20"/>
              </w:rPr>
              <w:t>43.9 ± 12.7 (37.6–50.2)</w:t>
            </w:r>
          </w:p>
        </w:tc>
      </w:tr>
      <w:tr w:rsidR="00665094" w:rsidRPr="00D20800" w14:paraId="5490D3DA" w14:textId="77777777">
        <w:trPr>
          <w:jc w:val="center"/>
        </w:trPr>
        <w:tc>
          <w:tcPr>
            <w:tcW w:w="2340" w:type="dxa"/>
            <w:vAlign w:val="center"/>
          </w:tcPr>
          <w:p w14:paraId="1F50FA65" w14:textId="77777777" w:rsidR="00665094" w:rsidRPr="00D20800" w:rsidRDefault="00000000" w:rsidP="00D20800">
            <w:pPr>
              <w:spacing w:line="360" w:lineRule="auto"/>
              <w:rPr>
                <w:sz w:val="20"/>
                <w:szCs w:val="20"/>
              </w:rPr>
            </w:pPr>
            <w:r w:rsidRPr="00D20800">
              <w:rPr>
                <w:sz w:val="20"/>
                <w:szCs w:val="20"/>
              </w:rPr>
              <w:t>Bodyweight soleus push-up</w:t>
            </w:r>
          </w:p>
        </w:tc>
        <w:tc>
          <w:tcPr>
            <w:tcW w:w="2340" w:type="dxa"/>
            <w:vAlign w:val="center"/>
          </w:tcPr>
          <w:p w14:paraId="00A2B85B" w14:textId="37BC989D" w:rsidR="00665094" w:rsidRPr="00D20800" w:rsidRDefault="00000000" w:rsidP="00D20800">
            <w:pPr>
              <w:spacing w:line="360" w:lineRule="auto"/>
              <w:rPr>
                <w:sz w:val="20"/>
                <w:szCs w:val="20"/>
              </w:rPr>
            </w:pPr>
            <w:r w:rsidRPr="00D20800">
              <w:rPr>
                <w:sz w:val="20"/>
                <w:szCs w:val="20"/>
              </w:rPr>
              <w:t>251.2 ± 23.4</w:t>
            </w:r>
          </w:p>
        </w:tc>
        <w:tc>
          <w:tcPr>
            <w:tcW w:w="2340" w:type="dxa"/>
            <w:vAlign w:val="center"/>
          </w:tcPr>
          <w:p w14:paraId="7D872F5B" w14:textId="6B020E6C" w:rsidR="00665094" w:rsidRPr="00D20800" w:rsidRDefault="00000000" w:rsidP="00D20800">
            <w:pPr>
              <w:spacing w:line="360" w:lineRule="auto"/>
              <w:rPr>
                <w:sz w:val="20"/>
                <w:szCs w:val="20"/>
              </w:rPr>
            </w:pPr>
            <w:r w:rsidRPr="00D20800">
              <w:rPr>
                <w:sz w:val="20"/>
                <w:szCs w:val="20"/>
              </w:rPr>
              <w:t>176.7 ± 19.3</w:t>
            </w:r>
          </w:p>
        </w:tc>
        <w:tc>
          <w:tcPr>
            <w:tcW w:w="2340" w:type="dxa"/>
            <w:vAlign w:val="center"/>
          </w:tcPr>
          <w:p w14:paraId="4630AE05" w14:textId="07CE6E0A" w:rsidR="00665094" w:rsidRPr="00D20800" w:rsidRDefault="00000000" w:rsidP="00D20800">
            <w:pPr>
              <w:spacing w:line="360" w:lineRule="auto"/>
              <w:rPr>
                <w:sz w:val="20"/>
                <w:szCs w:val="20"/>
              </w:rPr>
            </w:pPr>
            <w:r w:rsidRPr="00D20800">
              <w:rPr>
                <w:sz w:val="20"/>
                <w:szCs w:val="20"/>
              </w:rPr>
              <w:t>74.5 ± 14.2 (67.4–81.6)</w:t>
            </w:r>
          </w:p>
        </w:tc>
      </w:tr>
    </w:tbl>
    <w:p w14:paraId="7415F9B4" w14:textId="7B9442F4" w:rsidR="00D20800" w:rsidRDefault="00000000" w:rsidP="00D20800">
      <w:pPr>
        <w:spacing w:line="360" w:lineRule="auto"/>
      </w:pPr>
      <w:r>
        <w:t>Values are presented as mean ± SD unless otherwise stated. The between-group mean difference in reduction was 30.6 mg/dL (95% CI</w:t>
      </w:r>
      <w:r w:rsidR="00D20800">
        <w:t>:</w:t>
      </w:r>
      <w:r>
        <w:t xml:space="preserve"> 21.5–39.7; </w:t>
      </w:r>
      <w:r w:rsidR="00D20800">
        <w:t>p</w:t>
      </w:r>
      <w:r>
        <w:t xml:space="preserve"> &lt; 0.001)</w:t>
      </w:r>
    </w:p>
    <w:p w14:paraId="531C2A76" w14:textId="0315BD90" w:rsidR="00665094" w:rsidRDefault="00000000" w:rsidP="00D20800">
      <w:pPr>
        <w:spacing w:line="360" w:lineRule="auto"/>
      </w:pPr>
      <w:r>
        <w:t>CI</w:t>
      </w:r>
      <w:r w:rsidR="00D20800">
        <w:t xml:space="preserve"> —</w:t>
      </w:r>
      <w:r>
        <w:t xml:space="preserve"> confidence interval; SD </w:t>
      </w:r>
      <w:r w:rsidR="00D20800">
        <w:t>—</w:t>
      </w:r>
      <w:r>
        <w:t xml:space="preserve"> standard deviation</w:t>
      </w:r>
    </w:p>
    <w:sectPr w:rsidR="0066509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D75C04"/>
    <w:multiLevelType w:val="multilevel"/>
    <w:tmpl w:val="AF82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0774750">
    <w:abstractNumId w:val="8"/>
  </w:num>
  <w:num w:numId="2" w16cid:durableId="406851849">
    <w:abstractNumId w:val="6"/>
  </w:num>
  <w:num w:numId="3" w16cid:durableId="1150247704">
    <w:abstractNumId w:val="5"/>
  </w:num>
  <w:num w:numId="4" w16cid:durableId="341861092">
    <w:abstractNumId w:val="4"/>
  </w:num>
  <w:num w:numId="5" w16cid:durableId="677653868">
    <w:abstractNumId w:val="7"/>
  </w:num>
  <w:num w:numId="6" w16cid:durableId="1595437414">
    <w:abstractNumId w:val="3"/>
  </w:num>
  <w:num w:numId="7" w16cid:durableId="369260257">
    <w:abstractNumId w:val="2"/>
  </w:num>
  <w:num w:numId="8" w16cid:durableId="1024598986">
    <w:abstractNumId w:val="1"/>
  </w:num>
  <w:num w:numId="9" w16cid:durableId="407582499">
    <w:abstractNumId w:val="0"/>
  </w:num>
  <w:num w:numId="10" w16cid:durableId="173142189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4DD"/>
    <w:rsid w:val="0015074B"/>
    <w:rsid w:val="001E4AC5"/>
    <w:rsid w:val="002331EB"/>
    <w:rsid w:val="0029639D"/>
    <w:rsid w:val="002D290E"/>
    <w:rsid w:val="00326F90"/>
    <w:rsid w:val="00665094"/>
    <w:rsid w:val="006E7C71"/>
    <w:rsid w:val="007252FA"/>
    <w:rsid w:val="00835F55"/>
    <w:rsid w:val="008F345C"/>
    <w:rsid w:val="00AA1D8D"/>
    <w:rsid w:val="00B47730"/>
    <w:rsid w:val="00CB0664"/>
    <w:rsid w:val="00CE10D7"/>
    <w:rsid w:val="00D20800"/>
    <w:rsid w:val="00DD0898"/>
    <w:rsid w:val="00E92E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3E1E2"/>
  <w14:defaultImageDpi w14:val="300"/>
  <w15:docId w15:val="{E0140742-DCD9-417B-A9F0-DD4CFBF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E7C71"/>
    <w:pPr>
      <w:spacing w:after="0" w:line="240" w:lineRule="auto"/>
    </w:pPr>
    <w:rPr>
      <w:rFonts w:ascii="Times New Roman" w:eastAsia="Times New Roman" w:hAnsi="Times New Roman"/>
      <w:sz w:val="24"/>
    </w:rPr>
  </w:style>
  <w:style w:type="character" w:styleId="Hyperlink">
    <w:name w:val="Hyperlink"/>
    <w:basedOn w:val="DefaultParagraphFont"/>
    <w:uiPriority w:val="99"/>
    <w:unhideWhenUsed/>
    <w:rsid w:val="006E7C71"/>
    <w:rPr>
      <w:color w:val="0000FF" w:themeColor="hyperlink"/>
      <w:u w:val="single"/>
    </w:rPr>
  </w:style>
  <w:style w:type="character" w:styleId="UnresolvedMention">
    <w:name w:val="Unresolved Mention"/>
    <w:basedOn w:val="DefaultParagraphFont"/>
    <w:uiPriority w:val="99"/>
    <w:semiHidden/>
    <w:unhideWhenUsed/>
    <w:rsid w:val="006E7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0883-7035" TargetMode="External"/><Relationship Id="rId13" Type="http://schemas.openxmlformats.org/officeDocument/2006/relationships/hyperlink" Target="https://orcid.org/0009-0002-7210-6341" TargetMode="External"/><Relationship Id="rId18" Type="http://schemas.openxmlformats.org/officeDocument/2006/relationships/hyperlink" Target="https://doi.org/10.5603/cd.114889" TargetMode="External"/><Relationship Id="rId26" Type="http://schemas.openxmlformats.org/officeDocument/2006/relationships/hyperlink" Target="https://www.ncbi.nlm.nih.gov/pubmed/27208318" TargetMode="External"/><Relationship Id="rId3" Type="http://schemas.openxmlformats.org/officeDocument/2006/relationships/styles" Target="styles.xml"/><Relationship Id="rId21" Type="http://schemas.openxmlformats.org/officeDocument/2006/relationships/hyperlink" Target="http://dx.doi.org/10.1016/j.isci.2022.104869" TargetMode="External"/><Relationship Id="rId7" Type="http://schemas.openxmlformats.org/officeDocument/2006/relationships/hyperlink" Target="https://orcid.org/0000-0001-7765-3294" TargetMode="External"/><Relationship Id="rId12" Type="http://schemas.openxmlformats.org/officeDocument/2006/relationships/hyperlink" Target="https://orcid.org/0000-0002-7070-4615" TargetMode="External"/><Relationship Id="rId17" Type="http://schemas.openxmlformats.org/officeDocument/2006/relationships/hyperlink" Target="mailto:rosjdicholikharun1972@gmail.com" TargetMode="External"/><Relationship Id="rId25" Type="http://schemas.openxmlformats.org/officeDocument/2006/relationships/hyperlink" Target="http://dx.doi.org/10.2337/dc15-2336" TargetMode="External"/><Relationship Id="rId2" Type="http://schemas.openxmlformats.org/officeDocument/2006/relationships/numbering" Target="numbering.xml"/><Relationship Id="rId16" Type="http://schemas.openxmlformats.org/officeDocument/2006/relationships/hyperlink" Target="https://orcid.org/0009-0006-6152-7983" TargetMode="External"/><Relationship Id="rId20" Type="http://schemas.openxmlformats.org/officeDocument/2006/relationships/hyperlink" Target="https://www.ncbi.nlm.nih.gov/pubmed/35029593"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https://orcid.org/0000-0001-6675-1083" TargetMode="External"/><Relationship Id="rId11" Type="http://schemas.openxmlformats.org/officeDocument/2006/relationships/hyperlink" Target="https://orcid.org/0000-0003-4957-7700" TargetMode="External"/><Relationship Id="rId24" Type="http://schemas.openxmlformats.org/officeDocument/2006/relationships/hyperlink" Target="https://www.ncbi.nlm.nih.gov/pubmed/23899560" TargetMode="External"/><Relationship Id="rId5" Type="http://schemas.openxmlformats.org/officeDocument/2006/relationships/webSettings" Target="webSettings.xml"/><Relationship Id="rId15" Type="http://schemas.openxmlformats.org/officeDocument/2006/relationships/hyperlink" Target="https://orcid.org/0000-0001-9053-2761" TargetMode="External"/><Relationship Id="rId23" Type="http://schemas.openxmlformats.org/officeDocument/2006/relationships/hyperlink" Target="http://dx.doi.org/10.1152/physrev.00038.2012" TargetMode="External"/><Relationship Id="rId28" Type="http://schemas.openxmlformats.org/officeDocument/2006/relationships/fontTable" Target="fontTable.xml"/><Relationship Id="rId10" Type="http://schemas.openxmlformats.org/officeDocument/2006/relationships/hyperlink" Target="https://orcid.org/0000-0001-8025-7743" TargetMode="External"/><Relationship Id="rId19" Type="http://schemas.openxmlformats.org/officeDocument/2006/relationships/hyperlink" Target="http://dx.doi.org/10.1249/MSS.0000000000002800" TargetMode="External"/><Relationship Id="rId4" Type="http://schemas.openxmlformats.org/officeDocument/2006/relationships/settings" Target="settings.xml"/><Relationship Id="rId9" Type="http://schemas.openxmlformats.org/officeDocument/2006/relationships/hyperlink" Target="https://orcid.org/0000-0003-0549-0590" TargetMode="External"/><Relationship Id="rId14" Type="http://schemas.openxmlformats.org/officeDocument/2006/relationships/hyperlink" Target="https://orcid.org/0009-0006-9973-4662" TargetMode="External"/><Relationship Id="rId22" Type="http://schemas.openxmlformats.org/officeDocument/2006/relationships/hyperlink" Target="https://www.ncbi.nlm.nih.gov/pubmed/36034224" TargetMode="External"/><Relationship Id="rId27" Type="http://schemas.openxmlformats.org/officeDocument/2006/relationships/hyperlink" Target="http://dx.doi.org/10.21608/menj.2025.433106"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1333</Words>
  <Characters>7602</Characters>
  <Application>Microsoft Office Word</Application>
  <DocSecurity>0</DocSecurity>
  <Lines>63</Lines>
  <Paragraphs>17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3</cp:revision>
  <dcterms:created xsi:type="dcterms:W3CDTF">2013-12-23T23:15:00Z</dcterms:created>
  <dcterms:modified xsi:type="dcterms:W3CDTF">2026-10-16T08:38:00Z</dcterms:modified>
  <cp:category/>
</cp:coreProperties>
</file>